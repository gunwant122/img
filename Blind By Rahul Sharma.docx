
<file path=[Content_Types].xml><?xml version="1.0" encoding="utf-8"?>
<Types xmlns="http://schemas.openxmlformats.org/package/2006/content-types">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6.8" w:lineRule="auto"/>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tl w:val="0"/>
        </w:rPr>
      </w:r>
    </w:p>
    <w:p w:rsidR="00000000" w:rsidDel="00000000" w:rsidP="00000000" w:rsidRDefault="00000000" w:rsidRPr="00000000" w14:paraId="00000002">
      <w:pPr>
        <w:spacing w:line="256.8" w:lineRule="auto"/>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tl w:val="0"/>
        </w:rPr>
      </w:r>
    </w:p>
    <w:p w:rsidR="00000000" w:rsidDel="00000000" w:rsidP="00000000" w:rsidRDefault="00000000" w:rsidRPr="00000000" w14:paraId="0000000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28"/>
              <w:szCs w:val="28"/>
            </w:rPr>
          </w:rPrChange>
        </w:rPr>
        <w:t xml:space="preserve">BLIND by Rahul sharma</w:t>
      </w:r>
    </w:p>
    <w:p w:rsidR="00000000" w:rsidDel="00000000" w:rsidP="00000000" w:rsidRDefault="00000000" w:rsidRPr="00000000" w14:paraId="0000000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ajeeb sa sheher, ek ajnabi si ladki, aur ek ladka joh hero nahi tha, bas insaan tha. Rhea ka accident hota hai, bheed tamasha dekhti hai, lekin Kabir usse uthakar hospital le jaata hai.</w:t>
      </w:r>
    </w:p>
    <w:p w:rsidR="00000000" w:rsidDel="00000000" w:rsidP="00000000" w:rsidRDefault="00000000" w:rsidRPr="00000000" w14:paraId="0000000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0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kehte hain uski aankhon ki roshni chali gayi hai, ab WOH andhi ho chuki hai, doctor puchte hain ki kya aap use jaante hain, to Kabir mana kar deta hai. Doctor use Mahila Ashram bhejne ki baat krte hain to Kabir use mahila ashram bhejne se mana karta hai aur apne chhote se ghar mein le aata hai.</w:t>
      </w:r>
    </w:p>
    <w:p w:rsidR="00000000" w:rsidDel="00000000" w:rsidP="00000000" w:rsidRDefault="00000000" w:rsidRPr="00000000" w14:paraId="0000000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Dheere dheere unke beech ek anjaan sa, be-aawaaz sa pyaar panapta hai jisme Rhea uske haathon ka sahara lekar apni duniya dhoondhne lagti hai. Lekin ek din Rhea ke baap ke aadmi Rhea ko khojte huye phunch jaate hai Kabir ke ghar.</w:t>
      </w:r>
    </w:p>
    <w:p w:rsidR="00000000" w:rsidDel="00000000" w:rsidP="00000000" w:rsidRDefault="00000000" w:rsidRPr="00000000" w14:paraId="0000000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Kabir ko bahut saare paise offer karte hain, par Kabir paise nahi leta kyonki ab woh use beinteha pyaar karne lag gya tha, Kabir, Rhea ko jaane nahi dena chahta par Rhea ke baap ke admi use  maarte hain aur Rhea ko zabardasti le jaate hain.</w:t>
      </w:r>
    </w:p>
    <w:p w:rsidR="00000000" w:rsidDel="00000000" w:rsidP="00000000" w:rsidRDefault="00000000" w:rsidRPr="00000000" w14:paraId="0000000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toot jaata hai, lekin pyaar use Rhea ke sheher tak kheench le jaata hai. Wahan jaakar uska dil us waqt chaknaachoor ho jaata hai jab woh dekhta hai —</w:t>
      </w:r>
    </w:p>
    <w:p w:rsidR="00000000" w:rsidDel="00000000" w:rsidP="00000000" w:rsidRDefault="00000000" w:rsidRPr="00000000" w14:paraId="0000000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andhi kabhi thi hi nahi, woh apne boyfriend ke saath romance kar rahi hoti hai. Rhea hasti hai, aur saari planning bata deti hai —</w:t>
      </w:r>
    </w:p>
    <w:p w:rsidR="00000000" w:rsidDel="00000000" w:rsidP="00000000" w:rsidRDefault="00000000" w:rsidRPr="00000000" w14:paraId="0000000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Kaise usne andha hone ka naatak kiya, Kabir ka use kiya, aur apne baap se croreon rupaye loot liye. Kabir chupp chaap wahan se nikalta hai</w:t>
      </w:r>
    </w:p>
    <w:p w:rsidR="00000000" w:rsidDel="00000000" w:rsidP="00000000" w:rsidRDefault="00000000" w:rsidRPr="00000000" w14:paraId="0000000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Lekin phir phone uthata hai, aur kehta hai: "Is ladki ne saara plan khrab kar diya, Ye ladki andhi nahi thi, blki andhe hone ka natak kar rhi thi,</w:t>
      </w:r>
    </w:p>
    <w:p w:rsidR="00000000" w:rsidDel="00000000" w:rsidP="00000000" w:rsidRDefault="00000000" w:rsidRPr="00000000" w14:paraId="0000000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Par aap fikar na kijiye, main koi or andhi ladki dhundhta hu, agr nahi mili to main khud kisi ko andha kar duga.</w:t>
      </w:r>
    </w:p>
    <w:p w:rsidR="00000000" w:rsidDel="00000000" w:rsidP="00000000" w:rsidRDefault="00000000" w:rsidRPr="00000000" w14:paraId="0000000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Aur yahin pata chalta hai ki asli andha kaun tha —</w:t>
      </w:r>
    </w:p>
    <w:p w:rsidR="00000000" w:rsidDel="00000000" w:rsidP="00000000" w:rsidRDefault="00000000" w:rsidRPr="00000000" w14:paraId="0000000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This wasn’t just love. This was a ritual. A trap. A game</w:t>
      </w:r>
    </w:p>
    <w:p w:rsidR="00000000" w:rsidDel="00000000" w:rsidP="00000000" w:rsidRDefault="00000000" w:rsidRPr="00000000" w14:paraId="0000001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Blind.</w:t>
      </w:r>
    </w:p>
    <w:p w:rsidR="00000000" w:rsidDel="00000000" w:rsidP="00000000" w:rsidRDefault="00000000" w:rsidRPr="00000000" w14:paraId="0000001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1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2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2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2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1 </w:t>
      </w:r>
    </w:p>
    <w:p w:rsidR="00000000" w:rsidDel="00000000" w:rsidP="00000000" w:rsidRDefault="00000000" w:rsidRPr="00000000" w14:paraId="0000002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INT. ALISHAN BUNGALOW – LIVING ROOM – NIGHT</w:t>
      </w:r>
    </w:p>
    <w:p w:rsidR="00000000" w:rsidDel="00000000" w:rsidP="00000000" w:rsidRDefault="00000000" w:rsidRPr="00000000" w14:paraId="0000002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 pan… chand ki halki roshni bade glass window se aa rahi hai. Rhea ka saans tez hai. Uske haath me ek velvet pouch, joh zewar se bhara hua hai. Uska lover, ARYAN, black hoodie me, ek locker ke paas jhuk kar last necklace uthata hai.</w:t>
      </w:r>
    </w:p>
    <w:p w:rsidR="00000000" w:rsidDel="00000000" w:rsidP="00000000" w:rsidRDefault="00000000" w:rsidRPr="00000000" w14:paraId="0000002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w:t>
        <w:br w:type="textWrapping"/>
        <w:t xml:space="preserve"> (halke saans lete hue)</w:t>
        <w:br w:type="textWrapping"/>
        <w:t xml:space="preserve"> Bas… bas yahi tha… chal, nikalte hain!</w:t>
      </w:r>
    </w:p>
    <w:p w:rsidR="00000000" w:rsidDel="00000000" w:rsidP="00000000" w:rsidRDefault="00000000" w:rsidRPr="00000000" w14:paraId="0000002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(sharp whisper)</w:t>
        <w:br w:type="textWrapping"/>
        <w:t xml:space="preserve"> Ek minute, Aryan… upar ka safe? Tumne check kiya?</w:t>
      </w:r>
    </w:p>
    <w:p w:rsidR="00000000" w:rsidDel="00000000" w:rsidP="00000000" w:rsidRDefault="00000000" w:rsidRPr="00000000" w14:paraId="0000002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w:t>
        <w:br w:type="textWrapping"/>
        <w:t xml:space="preserve"> (gusse me)</w:t>
        <w:br w:type="textWrapping"/>
        <w:t xml:space="preserve"> Pagal ho gayi ho? Time nahi hai, security camera active hai…</w:t>
      </w:r>
    </w:p>
    <w:p w:rsidR="00000000" w:rsidDel="00000000" w:rsidP="00000000" w:rsidRDefault="00000000" w:rsidRPr="00000000" w14:paraId="0000002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haath thoda kaapta hai, woh ek photo frame dekhti hai… ek family ka —Ek pal ke liye woh ruk jaati hai.</w:t>
      </w:r>
    </w:p>
    <w:p w:rsidR="00000000" w:rsidDel="00000000" w:rsidP="00000000" w:rsidRDefault="00000000" w:rsidRPr="00000000" w14:paraId="0000002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w:t>
        <w:br w:type="textWrapping"/>
        <w:t xml:space="preserve"> (fusfusate hue)</w:t>
        <w:br w:type="textWrapping"/>
        <w:t xml:space="preserve"> Rhea… chhod de… chal!</w:t>
      </w:r>
    </w:p>
    <w:p w:rsidR="00000000" w:rsidDel="00000000" w:rsidP="00000000" w:rsidRDefault="00000000" w:rsidRPr="00000000" w14:paraId="0000002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Door ke bahar se halki si awaaz — jaise koi pairon se patte kuchal raha ho.</w:t>
      </w:r>
    </w:p>
    <w:p w:rsidR="00000000" w:rsidDel="00000000" w:rsidP="00000000" w:rsidRDefault="00000000" w:rsidRPr="00000000" w14:paraId="0000002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(sahm kar)</w:t>
        <w:br w:type="textWrapping"/>
        <w:t xml:space="preserve"> koi aa rha hai?</w:t>
      </w:r>
    </w:p>
    <w:p w:rsidR="00000000" w:rsidDel="00000000" w:rsidP="00000000" w:rsidRDefault="00000000" w:rsidRPr="00000000" w14:paraId="0000002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w:t>
        <w:br w:type="textWrapping"/>
        <w:t xml:space="preserve"> (rapid whisper)</w:t>
        <w:br w:type="textWrapping"/>
        <w:t xml:space="preserve"> Nahi… shayad hawa hogi… chal!</w:t>
      </w:r>
    </w:p>
    <w:p w:rsidR="00000000" w:rsidDel="00000000" w:rsidP="00000000" w:rsidRDefault="00000000" w:rsidRPr="00000000" w14:paraId="0000002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dono jewellery bag me bharte hain. Aryan apna phone pocket me daalta hai — screen pe ek red blinking light: “MOTION DETECTED – 2ND FLOOR.”</w:t>
      </w:r>
    </w:p>
    <w:p w:rsidR="00000000" w:rsidDel="00000000" w:rsidP="00000000" w:rsidRDefault="00000000" w:rsidRPr="00000000" w14:paraId="0000002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w:t>
        <w:br w:type="textWrapping"/>
        <w:t xml:space="preserve"> (akeli soch me)</w:t>
        <w:br w:type="textWrapping"/>
        <w:t xml:space="preserve"> Yeh kya—</w:t>
      </w:r>
    </w:p>
    <w:p w:rsidR="00000000" w:rsidDel="00000000" w:rsidP="00000000" w:rsidRDefault="00000000" w:rsidRPr="00000000" w14:paraId="0000003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w:t>
      </w:r>
    </w:p>
    <w:p w:rsidR="00000000" w:rsidDel="00000000" w:rsidP="00000000" w:rsidRDefault="00000000" w:rsidRPr="00000000" w14:paraId="0000003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3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4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4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2</w:t>
      </w:r>
    </w:p>
    <w:p w:rsidR="00000000" w:rsidDel="00000000" w:rsidP="00000000" w:rsidRDefault="00000000" w:rsidRPr="00000000" w14:paraId="0000004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INT. RAGHUVIR SINGH’S BUNGALOW – MAIN HALL – SUBAH</w:t>
      </w:r>
    </w:p>
    <w:p w:rsidR="00000000" w:rsidDel="00000000" w:rsidP="00000000" w:rsidRDefault="00000000" w:rsidRPr="00000000" w14:paraId="0000004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Bada, khamosh hall. Zameen par bikhre hue note, khuli almirah, police quietly photos le rahi hai. MR. RAGHUVIR SINGH (50s) hall ke beech me khada hai. Haath peeche bandh rakhe hain. Aankhon me neend nahi, sirf gussa — par awaaz me barf ki thandak.</w:t>
      </w:r>
    </w:p>
    <w:p w:rsidR="00000000" w:rsidDel="00000000" w:rsidP="00000000" w:rsidRDefault="00000000" w:rsidRPr="00000000" w14:paraId="0000004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(dheere, aankhen ghumate hue)</w:t>
        <w:br w:type="textWrapping"/>
        <w:t xml:space="preserve"> Kal raat… is ghar me chori hui or tum,,,, tum sb log chain se so rhe the…..</w:t>
        <w:br w:type="textWrapping"/>
        <w:br w:type="textWrapping"/>
      </w:r>
    </w:p>
    <w:p w:rsidR="00000000" w:rsidDel="00000000" w:rsidP="00000000" w:rsidRDefault="00000000" w:rsidRPr="00000000" w14:paraId="0000004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Security guard halki si hichkichahat se kuch bolne ki koshish karta hai, par Raghubeer ki nazar usse chup Kara deti hai.</w:t>
      </w:r>
    </w:p>
    <w:p w:rsidR="00000000" w:rsidDel="00000000" w:rsidP="00000000" w:rsidRDefault="00000000" w:rsidRPr="00000000" w14:paraId="0000004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(pause, halki muskaan ke saath)</w:t>
        <w:br w:type="textWrapping"/>
        <w:t xml:space="preserve"> main jante hu ki ye kiska kaam hai,,,,</w:t>
        <w:br w:type="textWrapping"/>
        <w:t xml:space="preserve"> Rhea</w:t>
        <w:br w:type="textWrapping"/>
        <w:br w:type="textWrapping"/>
        <w:t xml:space="preserve"> Aaj woh bhaag rahi hai…</w:t>
        <w:br w:type="textWrapping"/>
        <w:t xml:space="preserve"> Lekin Kal mere saamne ghutne pe hogi.</w:t>
      </w:r>
    </w:p>
    <w:p w:rsidR="00000000" w:rsidDel="00000000" w:rsidP="00000000" w:rsidRDefault="00000000" w:rsidRPr="00000000" w14:paraId="0000004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Vikram (30s, personal aide) aage badhta hai, calm but confident.</w:t>
      </w:r>
    </w:p>
    <w:p w:rsidR="00000000" w:rsidDel="00000000" w:rsidP="00000000" w:rsidRDefault="00000000" w:rsidRPr="00000000" w14:paraId="0000004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VIKRAM</w:t>
        <w:br w:type="textWrapping"/>
        <w:t xml:space="preserve"> sir... Hum use kahin se bhi dhoondh layenge,</w:t>
      </w:r>
    </w:p>
    <w:p w:rsidR="00000000" w:rsidDel="00000000" w:rsidP="00000000" w:rsidRDefault="00000000" w:rsidRPr="00000000" w14:paraId="0000004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apni nazar us par jamata hai, jaise uske dimaag me pehle se plan taiyar ho.</w:t>
      </w:r>
    </w:p>
    <w:p w:rsidR="00000000" w:rsidDel="00000000" w:rsidP="00000000" w:rsidRDefault="00000000" w:rsidRPr="00000000" w14:paraId="0000004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Use wapas laana hai... Joh usne churaya hai use bhi wapis laana hai,,</w:t>
        <w:br w:type="textWrapping"/>
        <w:t xml:space="preserve"> Main sirf paisa wapas nahi Lunga,,,,</w:t>
        <w:br w:type="textWrapping"/>
        <w:t xml:space="preserve"> main use cheen lunga</w:t>
        <w:br w:type="textWrapping"/>
        <w:t xml:space="preserve"> Uska chain, aram or Neend…..</w:t>
        <w:br w:type="textWrapping"/>
        <w:br w:type="textWrapping"/>
      </w:r>
    </w:p>
    <w:p w:rsidR="00000000" w:rsidDel="00000000" w:rsidP="00000000" w:rsidRDefault="00000000" w:rsidRPr="00000000" w14:paraId="0000004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 zoom — Raghubeer ki aankh me ek reflection: ek muskurati Hui young Rhea ki tasveer, joh fireplace ke paas rakhi hai.</w:t>
      </w:r>
    </w:p>
    <w:p w:rsidR="00000000" w:rsidDel="00000000" w:rsidP="00000000" w:rsidRDefault="00000000" w:rsidRPr="00000000" w14:paraId="0000004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FADE OUT.</w:t>
      </w:r>
    </w:p>
    <w:p w:rsidR="00000000" w:rsidDel="00000000" w:rsidP="00000000" w:rsidRDefault="00000000" w:rsidRPr="00000000" w14:paraId="0000004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4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5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6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3</w:t>
      </w:r>
    </w:p>
    <w:p w:rsidR="00000000" w:rsidDel="00000000" w:rsidP="00000000" w:rsidRDefault="00000000" w:rsidRPr="00000000" w14:paraId="0000006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(10 sec)</w:t>
        <w:br w:type="textWrapping"/>
        <w:t xml:space="preserve"> Quick montage: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1 ka Rhea &amp; Aryan ka chori karte hue bhaagna,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2 ka Raghubeer Singh hall ke beech khada, thandi awaaz me bolta —</w:t>
        <w:br w:type="textWrapping"/>
        <w:t xml:space="preserve"> RAGHUBEER (V.O.)</w:t>
        <w:br w:type="textWrapping"/>
        <w:t xml:space="preserve"> Aaj woh bhaag rahi hai… kal mere saamne ghutne pe hogi.</w:t>
      </w:r>
    </w:p>
    <w:p w:rsidR="00000000" w:rsidDel="00000000" w:rsidP="00000000" w:rsidRDefault="00000000" w:rsidRPr="00000000" w14:paraId="0000006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INT. PURANI WOHRKSHOP – RAAT</w:t>
      </w:r>
    </w:p>
    <w:p w:rsidR="00000000" w:rsidDel="00000000" w:rsidP="00000000" w:rsidRDefault="00000000" w:rsidRPr="00000000" w14:paraId="0000006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purani, dhool bhari wohrkshop. Andhera, sirf ek bulb ki peeli roshni jhul rahi hai. Rhea aur Aryan jaldi-jaldi ek purane trunk me paise, jewellery aur kagaz bhar rahe hain. Unke haath gande, kapdon pe mitti.</w:t>
      </w:r>
    </w:p>
    <w:p w:rsidR="00000000" w:rsidDel="00000000" w:rsidP="00000000" w:rsidRDefault="00000000" w:rsidRPr="00000000" w14:paraId="0000006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(tezi se kaam karte hue)</w:t>
        <w:br w:type="textWrapping"/>
        <w:t xml:space="preserve"> Ye jagah safe hai na?</w:t>
      </w:r>
    </w:p>
    <w:p w:rsidR="00000000" w:rsidDel="00000000" w:rsidP="00000000" w:rsidRDefault="00000000" w:rsidRPr="00000000" w14:paraId="0000006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w:t>
        <w:br w:type="textWrapping"/>
        <w:t xml:space="preserve"> (sans phula hua)</w:t>
        <w:br w:type="textWrapping"/>
        <w:t xml:space="preserve"> Itni safe, ki mera baap bhi nahi dhoondh payega..… tum tension mat lo.</w:t>
      </w:r>
    </w:p>
    <w:p w:rsidR="00000000" w:rsidDel="00000000" w:rsidP="00000000" w:rsidRDefault="00000000" w:rsidRPr="00000000" w14:paraId="0000006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kagaz ka ek bundle alag rakh deti hai —.</w:t>
      </w:r>
    </w:p>
    <w:p w:rsidR="00000000" w:rsidDel="00000000" w:rsidP="00000000" w:rsidRDefault="00000000" w:rsidRPr="00000000" w14:paraId="0000006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ye alag rakho… ye zyada important hai.</w:t>
      </w:r>
    </w:p>
    <w:p w:rsidR="00000000" w:rsidDel="00000000" w:rsidP="00000000" w:rsidRDefault="00000000" w:rsidRPr="00000000" w14:paraId="0000006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w:t>
        <w:br w:type="textWrapping"/>
        <w:t xml:space="preserve"> (ek second ruk kar, Rhea ki taraf dekhte hue)</w:t>
        <w:br w:type="textWrapping"/>
        <w:t xml:space="preserve"> To plan wahi hai… kuch din chup rehna… sheher chhod dena.</w:t>
      </w:r>
    </w:p>
    <w:p w:rsidR="00000000" w:rsidDel="00000000" w:rsidP="00000000" w:rsidRDefault="00000000" w:rsidRPr="00000000" w14:paraId="0000006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Haan… yahan rehna matlab uske saamne jaana…</w:t>
      </w:r>
    </w:p>
    <w:p w:rsidR="00000000" w:rsidDel="00000000" w:rsidP="00000000" w:rsidRDefault="00000000" w:rsidRPr="00000000" w14:paraId="0000006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Bulb zyada jhulne lagta hai, jaise hawa ka jhonka andar ghus aaya ho.</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w:t>
        <w:br w:type="textWrapping"/>
        <w:t xml:space="preserve"> (haath jhaad kar)</w:t>
        <w:br w:type="textWrapping"/>
        <w:t xml:space="preserve"> Ho gaya… chlo ab yhan se….</w:t>
        <w:br w:type="textWrapping"/>
        <w:br w:type="textWrapping"/>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tab/>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ins w:author="Rahul Sharma" w:id="1" w:date="2025-08-20T10:02:28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ins w:author="Rahul Sharma" w:id="1" w:date="2025-08-20T10:02:28Z">
        <w:r w:rsidDel="00000000" w:rsidR="00000000" w:rsidRPr="00000000">
          <w:rPr>
            <w:rtl w:val="0"/>
          </w:rPr>
        </w:r>
      </w:ins>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del w:author="Rahul Sharma" w:id="1" w:date="2025-08-20T10:02:28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del w:author="Rahul Sharma" w:id="1" w:date="2025-08-20T10:02:28Z">
        <w:r w:rsidDel="00000000" w:rsidR="00000000" w:rsidRPr="00000000">
          <w:rPr>
            <w:rtl w:val="0"/>
          </w:rPr>
        </w:r>
      </w:del>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del w:author="Rahul Sharma" w:id="1" w:date="2025-08-20T10:02:28Z">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delText xml:space="preserve"> </w:delText>
        </w:r>
      </w:del>
      <w:r w:rsidDel="00000000" w:rsidR="00000000" w:rsidRPr="00000000">
        <w:rPr>
          <w:rtl w:val="0"/>
        </w:rPr>
      </w:r>
    </w:p>
    <w:p w:rsidR="00000000" w:rsidDel="00000000" w:rsidP="00000000" w:rsidRDefault="00000000" w:rsidRPr="00000000" w14:paraId="0000007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w:t>
      </w:r>
    </w:p>
    <w:p w:rsidR="00000000" w:rsidDel="00000000" w:rsidP="00000000" w:rsidRDefault="00000000" w:rsidRPr="00000000" w14:paraId="0000007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8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FADE IN</w:t>
      </w:r>
    </w:p>
    <w:p w:rsidR="00000000" w:rsidDel="00000000" w:rsidP="00000000" w:rsidRDefault="00000000" w:rsidRPr="00000000" w14:paraId="0000008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EXT. CITY STREET – LATE EVENING – GOLDEN HOUR</w:t>
      </w:r>
    </w:p>
    <w:p w:rsidR="00000000" w:rsidDel="00000000" w:rsidP="00000000" w:rsidRDefault="00000000" w:rsidRPr="00000000" w14:paraId="0000008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(Wide Drone Shot)</w:t>
      </w:r>
    </w:p>
    <w:p w:rsidR="00000000" w:rsidDel="00000000" w:rsidP="00000000" w:rsidRDefault="00000000" w:rsidRPr="00000000" w14:paraId="0000008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tez raftaar sheher… log bhaag rahe hain, gaadiyan ruk ruk kar horn baja rahi hain.</w:t>
      </w:r>
    </w:p>
    <w:p w:rsidR="00000000" w:rsidDel="00000000" w:rsidP="00000000" w:rsidRDefault="00000000" w:rsidRPr="00000000" w14:paraId="0000008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Sab kuch motion mein hai</w:t>
      </w:r>
    </w:p>
    <w:p w:rsidR="00000000" w:rsidDel="00000000" w:rsidP="00000000" w:rsidRDefault="00000000" w:rsidRPr="00000000" w14:paraId="0000008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TRACKING SHOT – SLOW MOTION</w:t>
      </w:r>
    </w:p>
    <w:p w:rsidR="00000000" w:rsidDel="00000000" w:rsidP="00000000" w:rsidRDefault="00000000" w:rsidRPr="00000000" w14:paraId="0000008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early 25s, walking alone, earphones pe phone par baat karte huye.</w:t>
      </w:r>
    </w:p>
    <w:p w:rsidR="00000000" w:rsidDel="00000000" w:rsidP="00000000" w:rsidRDefault="00000000" w:rsidRPr="00000000" w14:paraId="0000008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Uska dupatta halka-sa udd rha hai, udta hua duppata uski body ko or bhi curvy dikha rha hai,</w:t>
      </w:r>
    </w:p>
    <w:p w:rsidR="00000000" w:rsidDel="00000000" w:rsidP="00000000" w:rsidRDefault="00000000" w:rsidRPr="00000000" w14:paraId="0000008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LIGHTING:</w:t>
      </w:r>
    </w:p>
    <w:p w:rsidR="00000000" w:rsidDel="00000000" w:rsidP="00000000" w:rsidRDefault="00000000" w:rsidRPr="00000000" w14:paraId="0000008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Golden sunset light, ek soft glow banata hai uske chehre pe, backlight uske hair strands ko highlight karta hai.</w:t>
      </w:r>
    </w:p>
    <w:p w:rsidR="00000000" w:rsidDel="00000000" w:rsidP="00000000" w:rsidRDefault="00000000" w:rsidRPr="00000000" w14:paraId="0000008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w:t>
      </w:r>
    </w:p>
    <w:p w:rsidR="00000000" w:rsidDel="00000000" w:rsidP="00000000" w:rsidRDefault="00000000" w:rsidRPr="00000000" w14:paraId="0000008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ke chehre pe camera linger karta hai –</w:t>
      </w:r>
    </w:p>
    <w:p w:rsidR="00000000" w:rsidDel="00000000" w:rsidP="00000000" w:rsidRDefault="00000000" w:rsidRPr="00000000" w14:paraId="0000008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Milky-white flawless skin, shiny black open hair, hazel brown eyes,</w:t>
      </w:r>
    </w:p>
    <w:p w:rsidR="00000000" w:rsidDel="00000000" w:rsidP="00000000" w:rsidRDefault="00000000" w:rsidRPr="00000000" w14:paraId="0000008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tilted smile, jaise khud koi pari asmaan se uatar kar aayi ho..</w:t>
      </w:r>
    </w:p>
    <w:p w:rsidR="00000000" w:rsidDel="00000000" w:rsidP="00000000" w:rsidRDefault="00000000" w:rsidRPr="00000000" w14:paraId="0000008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BGM:</w:t>
      </w:r>
    </w:p>
    <w:p w:rsidR="00000000" w:rsidDel="00000000" w:rsidP="00000000" w:rsidRDefault="00000000" w:rsidRPr="00000000" w14:paraId="0000008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Dreamy acoustic guitar riff with lo-fi textures</w:t>
      </w:r>
    </w:p>
    <w:p w:rsidR="00000000" w:rsidDel="00000000" w:rsidP="00000000" w:rsidRDefault="00000000" w:rsidRPr="00000000" w14:paraId="0000009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(Think of Arijit Singh meets background lofi vibes)</w:t>
      </w:r>
    </w:p>
    <w:p w:rsidR="00000000" w:rsidDel="00000000" w:rsidP="00000000" w:rsidRDefault="00000000" w:rsidRPr="00000000" w14:paraId="0000009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DIALOGUE – (PHONE CONVERSATION)</w:t>
      </w:r>
    </w:p>
    <w:p w:rsidR="00000000" w:rsidDel="00000000" w:rsidP="00000000" w:rsidRDefault="00000000" w:rsidRPr="00000000" w14:paraId="0000009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(giggles, natural)</w:t>
      </w:r>
    </w:p>
    <w:p w:rsidR="00000000" w:rsidDel="00000000" w:rsidP="00000000" w:rsidRDefault="00000000" w:rsidRPr="00000000" w14:paraId="0000009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(Phone pe)</w:t>
      </w:r>
    </w:p>
    <w:p w:rsidR="00000000" w:rsidDel="00000000" w:rsidP="00000000" w:rsidRDefault="00000000" w:rsidRPr="00000000" w14:paraId="0000009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kuchh bol nahi rhik,, bus uske lips hil rhe hain, jaise kisi ke sath bhut tagdi planning kar rhi hai, smile kar rhi hai or kabhi kabhi has bhi rahi hai .</w:t>
      </w:r>
    </w:p>
    <w:p w:rsidR="00000000" w:rsidDel="00000000" w:rsidP="00000000" w:rsidRDefault="00000000" w:rsidRPr="00000000" w14:paraId="0000009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w:t>
      </w:r>
    </w:p>
    <w:p w:rsidR="00000000" w:rsidDel="00000000" w:rsidP="00000000" w:rsidRDefault="00000000" w:rsidRPr="00000000" w14:paraId="0000009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OveRhead angle – she’s crossing the road casually, bina dekhe – confident and dreamy.</w:t>
      </w:r>
    </w:p>
    <w:p w:rsidR="00000000" w:rsidDel="00000000" w:rsidP="00000000" w:rsidRDefault="00000000" w:rsidRPr="00000000" w14:paraId="0000009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DIALOGUE CONTINUES in background:</w:t>
      </w:r>
    </w:p>
    <w:p w:rsidR="00000000" w:rsidDel="00000000" w:rsidP="00000000" w:rsidRDefault="00000000" w:rsidRPr="00000000" w14:paraId="0000009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“Nye sheher me nyi chunautiyan hongi, par mujhe apna plan nahi bhulna hai, bhut saare paise kmaane wala plan</w:t>
      </w:r>
    </w:p>
    <w:p w:rsidR="00000000" w:rsidDel="00000000" w:rsidP="00000000" w:rsidRDefault="00000000" w:rsidRPr="00000000" w14:paraId="0000009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w:t>
      </w:r>
    </w:p>
    <w:p w:rsidR="00000000" w:rsidDel="00000000" w:rsidP="00000000" w:rsidRDefault="00000000" w:rsidRPr="00000000" w14:paraId="0000009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Distant sudden horn – very sharp and loud</w:t>
      </w:r>
    </w:p>
    <w:p w:rsidR="00000000" w:rsidDel="00000000" w:rsidP="00000000" w:rsidRDefault="00000000" w:rsidRPr="00000000" w14:paraId="0000009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w:t>
      </w:r>
    </w:p>
    <w:p w:rsidR="00000000" w:rsidDel="00000000" w:rsidP="00000000" w:rsidRDefault="00000000" w:rsidRPr="00000000" w14:paraId="0000009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POV from fast-moving car – blurry Rhea in front of it</w:t>
      </w:r>
    </w:p>
    <w:p w:rsidR="00000000" w:rsidDel="00000000" w:rsidP="00000000" w:rsidRDefault="00000000" w:rsidRPr="00000000" w14:paraId="0000009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Loud screech</w:t>
      </w:r>
    </w:p>
    <w:p w:rsidR="00000000" w:rsidDel="00000000" w:rsidP="00000000" w:rsidRDefault="00000000" w:rsidRPr="00000000" w14:paraId="0000009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w:t>
      </w:r>
    </w:p>
    <w:p w:rsidR="00000000" w:rsidDel="00000000" w:rsidP="00000000" w:rsidRDefault="00000000" w:rsidRPr="00000000" w14:paraId="0000009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HANDHELD – chaotic jhatke wala zoom-in</w:t>
      </w:r>
    </w:p>
    <w:p w:rsidR="00000000" w:rsidDel="00000000" w:rsidP="00000000" w:rsidRDefault="00000000" w:rsidRPr="00000000" w14:paraId="000000A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ke haath se phone girta hai… aankhen khuli, lekin samajhne ka waqt nahi milta...</w:t>
      </w:r>
    </w:p>
    <w:p w:rsidR="00000000" w:rsidDel="00000000" w:rsidP="00000000" w:rsidRDefault="00000000" w:rsidRPr="00000000" w14:paraId="000000A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IMPACT:</w:t>
      </w:r>
    </w:p>
    <w:p w:rsidR="00000000" w:rsidDel="00000000" w:rsidP="00000000" w:rsidRDefault="00000000" w:rsidRPr="00000000" w14:paraId="000000A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0A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second ka silence</w:t>
      </w:r>
    </w:p>
    <w:p w:rsidR="00000000" w:rsidDel="00000000" w:rsidP="00000000" w:rsidRDefault="00000000" w:rsidRPr="00000000" w14:paraId="000000A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Bas Rhea ki saans – halki, tooti Hui – background mein chalti hai</w:t>
      </w:r>
    </w:p>
    <w:p w:rsidR="00000000" w:rsidDel="00000000" w:rsidP="00000000" w:rsidRDefault="00000000" w:rsidRPr="00000000" w14:paraId="000000A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w:t>
      </w:r>
    </w:p>
    <w:p w:rsidR="00000000" w:rsidDel="00000000" w:rsidP="00000000" w:rsidRDefault="00000000" w:rsidRPr="00000000" w14:paraId="000000A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GROUND LEVEL SHOT – CROWD GATHERING</w:t>
      </w:r>
    </w:p>
    <w:p w:rsidR="00000000" w:rsidDel="00000000" w:rsidP="00000000" w:rsidRDefault="00000000" w:rsidRPr="00000000" w14:paraId="000000A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Log video bana rahe hain. Koi chilla raha hai –</w:t>
      </w:r>
    </w:p>
    <w:p w:rsidR="00000000" w:rsidDel="00000000" w:rsidP="00000000" w:rsidRDefault="00000000" w:rsidRPr="00000000" w14:paraId="000000A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"Ambulance bulao yaar!"</w:t>
      </w:r>
    </w:p>
    <w:p w:rsidR="00000000" w:rsidDel="00000000" w:rsidP="00000000" w:rsidRDefault="00000000" w:rsidRPr="00000000" w14:paraId="000000A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"Side ho jao bhai!"</w:t>
      </w:r>
    </w:p>
    <w:p w:rsidR="00000000" w:rsidDel="00000000" w:rsidP="00000000" w:rsidRDefault="00000000" w:rsidRPr="00000000" w14:paraId="000000A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w:t>
      </w:r>
    </w:p>
    <w:p w:rsidR="00000000" w:rsidDel="00000000" w:rsidP="00000000" w:rsidRDefault="00000000" w:rsidRPr="00000000" w14:paraId="000000A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SHALLOW FOCUS – sab kuch blur hai, sirf Rhea ke chehre par focus</w:t>
      </w:r>
    </w:p>
    <w:p w:rsidR="00000000" w:rsidDel="00000000" w:rsidP="00000000" w:rsidRDefault="00000000" w:rsidRPr="00000000" w14:paraId="000000A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Uska chehra zameen pe pada hua hai…</w:t>
      </w:r>
    </w:p>
    <w:p w:rsidR="00000000" w:rsidDel="00000000" w:rsidP="00000000" w:rsidRDefault="00000000" w:rsidRPr="00000000" w14:paraId="000000A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Blood ek line mein nikal raha hai, aankhen dhundhli,</w:t>
      </w:r>
    </w:p>
    <w:p w:rsidR="00000000" w:rsidDel="00000000" w:rsidP="00000000" w:rsidRDefault="00000000" w:rsidRPr="00000000" w14:paraId="000000A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Par uske chehre pe ab bhi ek ajeeb si shanti hai – jaise koi sapna tod gaya ho, bina jagaye</w:t>
      </w:r>
    </w:p>
    <w:p w:rsidR="00000000" w:rsidDel="00000000" w:rsidP="00000000" w:rsidRDefault="00000000" w:rsidRPr="00000000" w14:paraId="000000A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ENTER: KABIR</w:t>
      </w:r>
    </w:p>
    <w:p w:rsidR="00000000" w:rsidDel="00000000" w:rsidP="00000000" w:rsidRDefault="00000000" w:rsidRPr="00000000" w14:paraId="000000B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shows just his shoes stopping next to her.</w:t>
      </w:r>
    </w:p>
    <w:p w:rsidR="00000000" w:rsidDel="00000000" w:rsidP="00000000" w:rsidRDefault="00000000" w:rsidRPr="00000000" w14:paraId="000000B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pause…</w:t>
      </w:r>
    </w:p>
    <w:p w:rsidR="00000000" w:rsidDel="00000000" w:rsidP="00000000" w:rsidRDefault="00000000" w:rsidRPr="00000000" w14:paraId="000000B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Then he kneels… and gently holds her face.</w:t>
      </w:r>
    </w:p>
    <w:p w:rsidR="00000000" w:rsidDel="00000000" w:rsidP="00000000" w:rsidRDefault="00000000" w:rsidRPr="00000000" w14:paraId="000000B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w:t>
      </w:r>
    </w:p>
    <w:p w:rsidR="00000000" w:rsidDel="00000000" w:rsidP="00000000" w:rsidRDefault="00000000" w:rsidRPr="00000000" w14:paraId="000000B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SLOW ZOOM INTO KABIR’S EYES – shocked, broken, confused.</w:t>
      </w:r>
    </w:p>
    <w:p w:rsidR="00000000" w:rsidDel="00000000" w:rsidP="00000000" w:rsidRDefault="00000000" w:rsidRPr="00000000" w14:paraId="000000B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MUSIC:</w:t>
      </w:r>
    </w:p>
    <w:p w:rsidR="00000000" w:rsidDel="00000000" w:rsidP="00000000" w:rsidRDefault="00000000" w:rsidRPr="00000000" w14:paraId="000000B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Piano begins again – now tragic, haunting</w:t>
      </w:r>
    </w:p>
    <w:p w:rsidR="00000000" w:rsidDel="00000000" w:rsidP="00000000" w:rsidRDefault="00000000" w:rsidRPr="00000000" w14:paraId="000000B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FINAL DIALOGUE (KABIR – whispering)</w:t>
      </w:r>
    </w:p>
    <w:p w:rsidR="00000000" w:rsidDel="00000000" w:rsidP="00000000" w:rsidRDefault="00000000" w:rsidRPr="00000000" w14:paraId="000000B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r>
    </w:p>
    <w:p w:rsidR="00000000" w:rsidDel="00000000" w:rsidP="00000000" w:rsidRDefault="00000000" w:rsidRPr="00000000" w14:paraId="000000B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“Tumhari chehre mein kuch hai... jisse main ishq ke driiya me girta jaa rha hu,.”</w:t>
      </w:r>
    </w:p>
    <w:p w:rsidR="00000000" w:rsidDel="00000000" w:rsidP="00000000" w:rsidRDefault="00000000" w:rsidRPr="00000000" w14:paraId="000000B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FADE OUT</w:t>
      </w:r>
    </w:p>
    <w:p w:rsidR="00000000" w:rsidDel="00000000" w:rsidP="00000000" w:rsidRDefault="00000000" w:rsidRPr="00000000" w14:paraId="000000B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BLACK SCREEN</w:t>
      </w:r>
    </w:p>
    <w:p w:rsidR="00000000" w:rsidDel="00000000" w:rsidP="00000000" w:rsidRDefault="00000000" w:rsidRPr="00000000" w14:paraId="000000B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slowly fades in:</w:t>
      </w:r>
    </w:p>
    <w:p w:rsidR="00000000" w:rsidDel="00000000" w:rsidP="00000000" w:rsidRDefault="00000000" w:rsidRPr="00000000" w14:paraId="000000B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BLIND</w:t>
      </w:r>
    </w:p>
    <w:p w:rsidR="00000000" w:rsidDel="00000000" w:rsidP="00000000" w:rsidRDefault="00000000" w:rsidRPr="00000000" w14:paraId="000000B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nazar, sab kuch badal gayi..."</w:t>
      </w:r>
    </w:p>
    <w:p w:rsidR="00000000" w:rsidDel="00000000" w:rsidP="00000000" w:rsidRDefault="00000000" w:rsidRPr="00000000" w14:paraId="000000BF">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C0">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C1">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C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5</w:t>
      </w:r>
    </w:p>
    <w:p w:rsidR="00000000" w:rsidDel="00000000" w:rsidP="00000000" w:rsidRDefault="00000000" w:rsidRPr="00000000" w14:paraId="000000C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Hospital Road + Emergency Ward</w:t>
      </w:r>
    </w:p>
    <w:p w:rsidR="00000000" w:rsidDel="00000000" w:rsidP="00000000" w:rsidRDefault="00000000" w:rsidRPr="00000000" w14:paraId="000000C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DREAM RECAP – STYLISED FLASHBACK</w:t>
      </w:r>
    </w:p>
    <w:p w:rsidR="00000000" w:rsidDel="00000000" w:rsidP="00000000" w:rsidRDefault="00000000" w:rsidRPr="00000000" w14:paraId="000000C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Visual:</w:t>
      </w:r>
    </w:p>
    <w:p w:rsidR="00000000" w:rsidDel="00000000" w:rsidP="00000000" w:rsidRDefault="00000000" w:rsidRPr="00000000" w14:paraId="000000C6">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smiling, wind in her hair</w:t>
      </w:r>
    </w:p>
    <w:p w:rsidR="00000000" w:rsidDel="00000000" w:rsidP="00000000" w:rsidRDefault="00000000" w:rsidRPr="00000000" w14:paraId="000000C7">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She steps on the road</w:t>
      </w:r>
    </w:p>
    <w:p w:rsidR="00000000" w:rsidDel="00000000" w:rsidP="00000000" w:rsidRDefault="00000000" w:rsidRPr="00000000" w14:paraId="000000C8">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Tyres screech</w:t>
      </w:r>
    </w:p>
    <w:p w:rsidR="00000000" w:rsidDel="00000000" w:rsidP="00000000" w:rsidRDefault="00000000" w:rsidRPr="00000000" w14:paraId="000000C9">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Her body mid-air</w:t>
      </w:r>
    </w:p>
    <w:p w:rsidR="00000000" w:rsidDel="00000000" w:rsidP="00000000" w:rsidRDefault="00000000" w:rsidRPr="00000000" w14:paraId="000000CA">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kneels beside her</w:t>
      </w:r>
    </w:p>
    <w:p w:rsidR="00000000" w:rsidDel="00000000" w:rsidP="00000000" w:rsidRDefault="00000000" w:rsidRPr="00000000" w14:paraId="000000CB">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Blood on his hand</w:t>
      </w:r>
    </w:p>
    <w:p w:rsidR="00000000" w:rsidDel="00000000" w:rsidP="00000000" w:rsidRDefault="00000000" w:rsidRPr="00000000" w14:paraId="000000C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Audio:</w:t>
      </w:r>
    </w:p>
    <w:p w:rsidR="00000000" w:rsidDel="00000000" w:rsidP="00000000" w:rsidRDefault="00000000" w:rsidRPr="00000000" w14:paraId="000000C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Reversed piano with heartbeat thump</w:t>
      </w:r>
    </w:p>
    <w:p w:rsidR="00000000" w:rsidDel="00000000" w:rsidP="00000000" w:rsidRDefault="00000000" w:rsidRPr="00000000" w14:paraId="000000C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“Kya kabhi kisi anjaan ko zindagi mili hai... doosre anjaan ki wajah se?”</w:t>
      </w:r>
    </w:p>
    <w:p w:rsidR="00000000" w:rsidDel="00000000" w:rsidP="00000000" w:rsidRDefault="00000000" w:rsidRPr="00000000" w14:paraId="000000C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w:t>
      </w:r>
    </w:p>
    <w:p w:rsidR="00000000" w:rsidDel="00000000" w:rsidP="00000000" w:rsidRDefault="00000000" w:rsidRPr="00000000" w14:paraId="000000D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Rickshaw breaks sharply at hospital gate</w:t>
      </w:r>
    </w:p>
    <w:p w:rsidR="00000000" w:rsidDel="00000000" w:rsidP="00000000" w:rsidRDefault="00000000" w:rsidRPr="00000000" w14:paraId="000000D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w:t>
      </w:r>
    </w:p>
    <w:p w:rsidR="00000000" w:rsidDel="00000000" w:rsidP="00000000" w:rsidRDefault="00000000" w:rsidRPr="00000000" w14:paraId="000000D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wipes sweat off his forehead, blood-stained fingers shaking</w:t>
      </w:r>
    </w:p>
    <w:p w:rsidR="00000000" w:rsidDel="00000000" w:rsidP="00000000" w:rsidRDefault="00000000" w:rsidRPr="00000000" w14:paraId="000000D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(to in tension, in hurry)</w:t>
      </w:r>
    </w:p>
    <w:p w:rsidR="00000000" w:rsidDel="00000000" w:rsidP="00000000" w:rsidRDefault="00000000" w:rsidRPr="00000000" w14:paraId="000000D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"Bas ankhe khuli rkhna, tumhe kuchh nahi hoga</w:t>
      </w:r>
    </w:p>
    <w:p w:rsidR="00000000" w:rsidDel="00000000" w:rsidP="00000000" w:rsidRDefault="00000000" w:rsidRPr="00000000" w14:paraId="000000D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MAIN HOSPITAL SCENE</w:t>
      </w:r>
    </w:p>
    <w:p w:rsidR="00000000" w:rsidDel="00000000" w:rsidP="00000000" w:rsidRDefault="00000000" w:rsidRPr="00000000" w14:paraId="000000D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EXT. HOSPITAL GATE – NIGHT</w:t>
      </w:r>
    </w:p>
    <w:p w:rsidR="00000000" w:rsidDel="00000000" w:rsidP="00000000" w:rsidRDefault="00000000" w:rsidRPr="00000000" w14:paraId="000000D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lifts Rhea from auto</w:t>
      </w:r>
    </w:p>
    <w:p w:rsidR="00000000" w:rsidDel="00000000" w:rsidP="00000000" w:rsidRDefault="00000000" w:rsidRPr="00000000" w14:paraId="000000D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Runs inside — Emergency! Emergency!</w:t>
      </w:r>
    </w:p>
    <w:p w:rsidR="00000000" w:rsidDel="00000000" w:rsidP="00000000" w:rsidRDefault="00000000" w:rsidRPr="00000000" w14:paraId="000000D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NURSE (rushing over)</w:t>
      </w:r>
    </w:p>
    <w:p w:rsidR="00000000" w:rsidDel="00000000" w:rsidP="00000000" w:rsidRDefault="00000000" w:rsidRPr="00000000" w14:paraId="000000D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“Kya hua?”</w:t>
      </w:r>
    </w:p>
    <w:p w:rsidR="00000000" w:rsidDel="00000000" w:rsidP="00000000" w:rsidRDefault="00000000" w:rsidRPr="00000000" w14:paraId="000000D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r>
    </w:p>
    <w:p w:rsidR="00000000" w:rsidDel="00000000" w:rsidP="00000000" w:rsidRDefault="00000000" w:rsidRPr="00000000" w14:paraId="000000D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“Accident… …”</w:t>
      </w:r>
    </w:p>
    <w:p w:rsidR="00000000" w:rsidDel="00000000" w:rsidP="00000000" w:rsidRDefault="00000000" w:rsidRPr="00000000" w14:paraId="000000D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w:t>
      </w:r>
    </w:p>
    <w:p w:rsidR="00000000" w:rsidDel="00000000" w:rsidP="00000000" w:rsidRDefault="00000000" w:rsidRPr="00000000" w14:paraId="000000D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“Naam?”</w:t>
      </w:r>
    </w:p>
    <w:p w:rsidR="00000000" w:rsidDel="00000000" w:rsidP="00000000" w:rsidRDefault="00000000" w:rsidRPr="00000000" w14:paraId="000000DF">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E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(pause, blank):</w:t>
      </w:r>
    </w:p>
    <w:p w:rsidR="00000000" w:rsidDel="00000000" w:rsidP="00000000" w:rsidRDefault="00000000" w:rsidRPr="00000000" w14:paraId="000000E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“Pata nahi...</w:t>
      </w:r>
    </w:p>
    <w:p w:rsidR="00000000" w:rsidDel="00000000" w:rsidP="00000000" w:rsidRDefault="00000000" w:rsidRPr="00000000" w14:paraId="000000E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INT. EMERGENCY ROOM – CONTINUOUS</w:t>
      </w:r>
    </w:p>
    <w:p w:rsidR="00000000" w:rsidDel="00000000" w:rsidP="00000000" w:rsidRDefault="00000000" w:rsidRPr="00000000" w14:paraId="000000E3">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Nurses inject her</w:t>
      </w:r>
    </w:p>
    <w:p w:rsidR="00000000" w:rsidDel="00000000" w:rsidP="00000000" w:rsidRDefault="00000000" w:rsidRPr="00000000" w14:paraId="000000E4">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Beeps of heart monitor</w:t>
      </w:r>
    </w:p>
    <w:p w:rsidR="00000000" w:rsidDel="00000000" w:rsidP="00000000" w:rsidRDefault="00000000" w:rsidRPr="00000000" w14:paraId="000000E5">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lifts her eyelid, checks pupil</w:t>
      </w:r>
    </w:p>
    <w:p w:rsidR="00000000" w:rsidDel="00000000" w:rsidP="00000000" w:rsidRDefault="00000000" w:rsidRPr="00000000" w14:paraId="000000E6">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Notes something, serious face</w:t>
      </w:r>
    </w:p>
    <w:p w:rsidR="00000000" w:rsidDel="00000000" w:rsidP="00000000" w:rsidRDefault="00000000" w:rsidRPr="00000000" w14:paraId="000000E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(under breath)</w:t>
      </w:r>
    </w:p>
    <w:p w:rsidR="00000000" w:rsidDel="00000000" w:rsidP="00000000" w:rsidRDefault="00000000" w:rsidRPr="00000000" w14:paraId="000000E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“No response... temporary coma...”</w:t>
      </w:r>
    </w:p>
    <w:p w:rsidR="00000000" w:rsidDel="00000000" w:rsidP="00000000" w:rsidRDefault="00000000" w:rsidRPr="00000000" w14:paraId="000000E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INT. WAITING ROOM</w:t>
      </w:r>
    </w:p>
    <w:p w:rsidR="00000000" w:rsidDel="00000000" w:rsidP="00000000" w:rsidRDefault="00000000" w:rsidRPr="00000000" w14:paraId="000000E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baitha hai,...</w:t>
      </w:r>
    </w:p>
    <w:p w:rsidR="00000000" w:rsidDel="00000000" w:rsidP="00000000" w:rsidRDefault="00000000" w:rsidRPr="00000000" w14:paraId="000000E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Uske chehre pe tension, confusion, helplessness</w:t>
      </w:r>
    </w:p>
    <w:p w:rsidR="00000000" w:rsidDel="00000000" w:rsidP="00000000" w:rsidRDefault="00000000" w:rsidRPr="00000000" w14:paraId="000000E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Uske haath me Rhea ka broken phone hai – screen crack ho chuka hai, lock laga hai.</w:t>
      </w:r>
    </w:p>
    <w:p w:rsidR="00000000" w:rsidDel="00000000" w:rsidP="00000000" w:rsidRDefault="00000000" w:rsidRPr="00000000" w14:paraId="000000E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He tries unlocking — fails</w:t>
      </w:r>
    </w:p>
    <w:p w:rsidR="00000000" w:rsidDel="00000000" w:rsidP="00000000" w:rsidRDefault="00000000" w:rsidRPr="00000000" w14:paraId="000000E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He stares at it — jaise jawab usi mein chhupa ho</w:t>
      </w:r>
    </w:p>
    <w:p w:rsidR="00000000" w:rsidDel="00000000" w:rsidP="00000000" w:rsidRDefault="00000000" w:rsidRPr="00000000" w14:paraId="000000E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Phone vibration – "Unknown Number Calling..."</w:t>
      </w:r>
    </w:p>
    <w:p w:rsidR="00000000" w:rsidDel="00000000" w:rsidP="00000000" w:rsidRDefault="00000000" w:rsidRPr="00000000" w14:paraId="000000F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stares at the phone... unsure whether to pick.</w:t>
      </w:r>
    </w:p>
    <w:p w:rsidR="00000000" w:rsidDel="00000000" w:rsidP="00000000" w:rsidRDefault="00000000" w:rsidRPr="00000000" w14:paraId="000000F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slowly zooms in on screen: Unknown Caller – 3rd time</w:t>
      </w:r>
    </w:p>
    <w:p w:rsidR="00000000" w:rsidDel="00000000" w:rsidP="00000000" w:rsidRDefault="00000000" w:rsidRPr="00000000" w14:paraId="000000F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Suddenly — screen flickers — phone blacks out (battery dead)</w:t>
      </w:r>
    </w:p>
    <w:p w:rsidR="00000000" w:rsidDel="00000000" w:rsidP="00000000" w:rsidRDefault="00000000" w:rsidRPr="00000000" w14:paraId="000000F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Suddnely doctor Came and said “ab woh…”</w:t>
      </w:r>
    </w:p>
    <w:p w:rsidR="00000000" w:rsidDel="00000000" w:rsidP="00000000" w:rsidRDefault="00000000" w:rsidRPr="00000000" w14:paraId="000000F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looks up... shocked...</w:t>
      </w:r>
    </w:p>
    <w:p w:rsidR="00000000" w:rsidDel="00000000" w:rsidP="00000000" w:rsidRDefault="00000000" w:rsidRPr="00000000" w14:paraId="000000F5">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F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Tension Music Plays</w:t>
      </w:r>
    </w:p>
    <w:p w:rsidR="00000000" w:rsidDel="00000000" w:rsidP="00000000" w:rsidRDefault="00000000" w:rsidRPr="00000000" w14:paraId="000000F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BLACK SCREEN</w:t>
      </w:r>
    </w:p>
    <w:p w:rsidR="00000000" w:rsidDel="00000000" w:rsidP="00000000" w:rsidRDefault="00000000" w:rsidRPr="00000000" w14:paraId="000000F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w:t>
      </w:r>
    </w:p>
    <w:p w:rsidR="00000000" w:rsidDel="00000000" w:rsidP="00000000" w:rsidRDefault="00000000" w:rsidRPr="00000000" w14:paraId="000000F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BLIND</w:t>
      </w:r>
    </w:p>
    <w:p w:rsidR="00000000" w:rsidDel="00000000" w:rsidP="00000000" w:rsidRDefault="00000000" w:rsidRPr="00000000" w14:paraId="000000F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"Har raaz ki shuruaat hoti hai... ek band aankh se."</w:t>
      </w:r>
    </w:p>
    <w:p w:rsidR="00000000" w:rsidDel="00000000" w:rsidP="00000000" w:rsidRDefault="00000000" w:rsidRPr="00000000" w14:paraId="000000FB">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FC">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FD">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FE">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0FF">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0">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1">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2">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3">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4">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5">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6">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7">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8">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9">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6</w:t>
      </w:r>
    </w:p>
    <w:p w:rsidR="00000000" w:rsidDel="00000000" w:rsidP="00000000" w:rsidRDefault="00000000" w:rsidRPr="00000000" w14:paraId="0000010B">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0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OPENING FLASHBACK – SLOW-MO + MUSIC HOOK</w:t>
      </w:r>
    </w:p>
    <w:p w:rsidR="00000000" w:rsidDel="00000000" w:rsidP="00000000" w:rsidRDefault="00000000" w:rsidRPr="00000000" w14:paraId="0000010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MUSIC: Soft piano and strings (slow tempo)</w:t>
      </w:r>
    </w:p>
    <w:p w:rsidR="00000000" w:rsidDel="00000000" w:rsidP="00000000" w:rsidRDefault="00000000" w:rsidRPr="00000000" w14:paraId="0000010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VISUALS:</w:t>
      </w:r>
    </w:p>
    <w:p w:rsidR="00000000" w:rsidDel="00000000" w:rsidP="00000000" w:rsidRDefault="00000000" w:rsidRPr="00000000" w14:paraId="0000010F">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(walking alone) in flashback—slow motion, rain falling</w:t>
      </w:r>
    </w:p>
    <w:p w:rsidR="00000000" w:rsidDel="00000000" w:rsidP="00000000" w:rsidRDefault="00000000" w:rsidRPr="00000000" w14:paraId="00000110">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VOICEOVER (Kabir - heavy hearted)</w:t>
      </w:r>
    </w:p>
    <w:p w:rsidR="00000000" w:rsidDel="00000000" w:rsidP="00000000" w:rsidRDefault="00000000" w:rsidRPr="00000000" w14:paraId="0000011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"Kuch chehre aise hote hain... joh pehli nazar mein yaad ban jaate hain."</w:t>
      </w:r>
    </w:p>
    <w:p w:rsidR="00000000" w:rsidDel="00000000" w:rsidP="00000000" w:rsidRDefault="00000000" w:rsidRPr="00000000" w14:paraId="00000112">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Rhea’s first glimpse crossing road—hair flowing, half smile, sunlight behind her—Kabir pauses.</w:t>
      </w:r>
    </w:p>
    <w:p w:rsidR="00000000" w:rsidDel="00000000" w:rsidP="00000000" w:rsidRDefault="00000000" w:rsidRPr="00000000" w14:paraId="0000011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Hook Line (Music Kick-In)</w:t>
      </w:r>
    </w:p>
    <w:p w:rsidR="00000000" w:rsidDel="00000000" w:rsidP="00000000" w:rsidRDefault="00000000" w:rsidRPr="00000000" w14:paraId="0000011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“Aur kuch chehre... dil men chhap jaate hain.”</w:t>
      </w:r>
    </w:p>
    <w:p w:rsidR="00000000" w:rsidDel="00000000" w:rsidP="00000000" w:rsidRDefault="00000000" w:rsidRPr="00000000" w14:paraId="0000011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HOSPITAL EMERGENCY ROOM – CHAOTIC</w:t>
      </w:r>
    </w:p>
    <w:p w:rsidR="00000000" w:rsidDel="00000000" w:rsidP="00000000" w:rsidRDefault="00000000" w:rsidRPr="00000000" w14:paraId="0000011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VISUAL:</w:t>
      </w:r>
    </w:p>
    <w:p w:rsidR="00000000" w:rsidDel="00000000" w:rsidP="00000000" w:rsidRDefault="00000000" w:rsidRPr="00000000" w14:paraId="00000117">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barges into ER, Rhea in his arms, clothes bloodied.</w:t>
      </w:r>
    </w:p>
    <w:p w:rsidR="00000000" w:rsidDel="00000000" w:rsidP="00000000" w:rsidRDefault="00000000" w:rsidRPr="00000000" w14:paraId="00000118">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Lighting: Harsh white lights, beeping monitors</w:t>
      </w:r>
    </w:p>
    <w:p w:rsidR="00000000" w:rsidDel="00000000" w:rsidP="00000000" w:rsidRDefault="00000000" w:rsidRPr="00000000" w14:paraId="00000119">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SOUND DESIGN: Nurses shouting, stretcher noise, heartbeat monitor</w:t>
      </w:r>
    </w:p>
    <w:p w:rsidR="00000000" w:rsidDel="00000000" w:rsidP="00000000" w:rsidRDefault="00000000" w:rsidRPr="00000000" w14:paraId="0000011A">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runs in.</w:t>
      </w:r>
    </w:p>
    <w:p w:rsidR="00000000" w:rsidDel="00000000" w:rsidP="00000000" w:rsidRDefault="00000000" w:rsidRPr="00000000" w14:paraId="0000011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DIALOGUE:</w:t>
      </w:r>
    </w:p>
    <w:p w:rsidR="00000000" w:rsidDel="00000000" w:rsidP="00000000" w:rsidRDefault="00000000" w:rsidRPr="00000000" w14:paraId="0000011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(panicking):</w:t>
      </w:r>
    </w:p>
    <w:p w:rsidR="00000000" w:rsidDel="00000000" w:rsidP="00000000" w:rsidRDefault="00000000" w:rsidRPr="00000000" w14:paraId="0000011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Doctor,,,</w:t>
      </w:r>
    </w:p>
    <w:p w:rsidR="00000000" w:rsidDel="00000000" w:rsidP="00000000" w:rsidRDefault="00000000" w:rsidRPr="00000000" w14:paraId="0000011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(focused):</w:t>
      </w:r>
    </w:p>
    <w:p w:rsidR="00000000" w:rsidDel="00000000" w:rsidP="00000000" w:rsidRDefault="00000000" w:rsidRPr="00000000" w14:paraId="0000011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Abhi hum kuchh nahi keh skte...</w:t>
      </w:r>
    </w:p>
    <w:p w:rsidR="00000000" w:rsidDel="00000000" w:rsidP="00000000" w:rsidRDefault="00000000" w:rsidRPr="00000000" w14:paraId="0000012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(helpless, shivering):</w:t>
      </w:r>
    </w:p>
    <w:p w:rsidR="00000000" w:rsidDel="00000000" w:rsidP="00000000" w:rsidRDefault="00000000" w:rsidRPr="00000000" w14:paraId="0000012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"Pata nahi ye kaise ho gaya, woh to bas road cross kar rahi thi…</w:t>
      </w:r>
    </w:p>
    <w:p w:rsidR="00000000" w:rsidDel="00000000" w:rsidP="00000000" w:rsidRDefault="00000000" w:rsidRPr="00000000" w14:paraId="0000012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is wheeled away. Kabir collapses on bench. Hands trembling.</w:t>
      </w:r>
    </w:p>
    <w:p w:rsidR="00000000" w:rsidDel="00000000" w:rsidP="00000000" w:rsidRDefault="00000000" w:rsidRPr="00000000" w14:paraId="0000012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THE SHOCKING NEWS</w:t>
      </w:r>
    </w:p>
    <w:p w:rsidR="00000000" w:rsidDel="00000000" w:rsidP="00000000" w:rsidRDefault="00000000" w:rsidRPr="00000000" w14:paraId="0000012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MUSIC: Violin-heavy dramatic drop</w:t>
      </w:r>
    </w:p>
    <w:p w:rsidR="00000000" w:rsidDel="00000000" w:rsidP="00000000" w:rsidRDefault="00000000" w:rsidRPr="00000000" w14:paraId="0000012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Lighting: Blue filter, tense ambiance</w:t>
      </w:r>
    </w:p>
    <w:p w:rsidR="00000000" w:rsidDel="00000000" w:rsidP="00000000" w:rsidRDefault="00000000" w:rsidRPr="00000000" w14:paraId="0000012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walks in. Looks serious.</w:t>
      </w:r>
    </w:p>
    <w:p w:rsidR="00000000" w:rsidDel="00000000" w:rsidP="00000000" w:rsidRDefault="00000000" w:rsidRPr="00000000" w14:paraId="0000012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(low voice):</w:t>
      </w:r>
    </w:p>
    <w:p w:rsidR="00000000" w:rsidDel="00000000" w:rsidP="00000000" w:rsidRDefault="00000000" w:rsidRPr="00000000" w14:paraId="0000012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“Patient ki jaan to bach gayi...”</w:t>
      </w:r>
    </w:p>
    <w:p w:rsidR="00000000" w:rsidDel="00000000" w:rsidP="00000000" w:rsidRDefault="00000000" w:rsidRPr="00000000" w14:paraId="0000012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"Lekin aankhon mein chot itni gehri thi... optic nerves severely damaged..."</w:t>
      </w:r>
    </w:p>
    <w:p w:rsidR="00000000" w:rsidDel="00000000" w:rsidP="00000000" w:rsidRDefault="00000000" w:rsidRPr="00000000" w14:paraId="0000012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"She has suffered bilateral traumatic optic neuropathy. She wohn’t be able to see again.”</w:t>
      </w:r>
    </w:p>
    <w:p w:rsidR="00000000" w:rsidDel="00000000" w:rsidP="00000000" w:rsidRDefault="00000000" w:rsidRPr="00000000" w14:paraId="0000012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w:t>
      </w:r>
    </w:p>
    <w:p w:rsidR="00000000" w:rsidDel="00000000" w:rsidP="00000000" w:rsidRDefault="00000000" w:rsidRPr="00000000" w14:paraId="0000012C">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Close-up on Kabir's widened eyes</w:t>
      </w:r>
    </w:p>
    <w:p w:rsidR="00000000" w:rsidDel="00000000" w:rsidP="00000000" w:rsidRDefault="00000000" w:rsidRPr="00000000" w14:paraId="0000012D">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Sweat drips</w:t>
      </w:r>
    </w:p>
    <w:p w:rsidR="00000000" w:rsidDel="00000000" w:rsidP="00000000" w:rsidRDefault="00000000" w:rsidRPr="00000000" w14:paraId="0000012E">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Silence</w:t>
      </w:r>
    </w:p>
    <w:p w:rsidR="00000000" w:rsidDel="00000000" w:rsidP="00000000" w:rsidRDefault="00000000" w:rsidRPr="00000000" w14:paraId="0000012F">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Then he gets up abruptly</w:t>
      </w:r>
    </w:p>
    <w:p w:rsidR="00000000" w:rsidDel="00000000" w:rsidP="00000000" w:rsidRDefault="00000000" w:rsidRPr="00000000" w14:paraId="0000013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(shaken whisper):</w:t>
      </w:r>
    </w:p>
    <w:p w:rsidR="00000000" w:rsidDel="00000000" w:rsidP="00000000" w:rsidRDefault="00000000" w:rsidRPr="00000000" w14:paraId="0000013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Iska matlab?</w:t>
      </w:r>
    </w:p>
    <w:p w:rsidR="00000000" w:rsidDel="00000000" w:rsidP="00000000" w:rsidRDefault="00000000" w:rsidRPr="00000000" w14:paraId="0000013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w:t>
      </w:r>
    </w:p>
    <w:p w:rsidR="00000000" w:rsidDel="00000000" w:rsidP="00000000" w:rsidRDefault="00000000" w:rsidRPr="00000000" w14:paraId="0000013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Iska matlab... ab ye ladki nahi dekh skti,, iski ankhon ki roshni chali gayi hai….</w:t>
      </w:r>
    </w:p>
    <w:p w:rsidR="00000000" w:rsidDel="00000000" w:rsidP="00000000" w:rsidRDefault="00000000" w:rsidRPr="00000000" w14:paraId="0000013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r>
    </w:p>
    <w:p w:rsidR="00000000" w:rsidDel="00000000" w:rsidP="00000000" w:rsidRDefault="00000000" w:rsidRPr="00000000" w14:paraId="0000013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Yeh... dekh nahi sakti ab...?"</w:t>
      </w:r>
    </w:p>
    <w:p w:rsidR="00000000" w:rsidDel="00000000" w:rsidP="00000000" w:rsidRDefault="00000000" w:rsidRPr="00000000" w14:paraId="0000013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(nods):</w:t>
      </w:r>
    </w:p>
    <w:p w:rsidR="00000000" w:rsidDel="00000000" w:rsidP="00000000" w:rsidRDefault="00000000" w:rsidRPr="00000000" w14:paraId="0000013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"I’m sorry."</w:t>
      </w:r>
    </w:p>
    <w:p w:rsidR="00000000" w:rsidDel="00000000" w:rsidP="00000000" w:rsidRDefault="00000000" w:rsidRPr="00000000" w14:paraId="0000013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KABIR’S EMOTIONAL BREAKDOWN</w:t>
      </w:r>
    </w:p>
    <w:p w:rsidR="00000000" w:rsidDel="00000000" w:rsidP="00000000" w:rsidRDefault="00000000" w:rsidRPr="00000000" w14:paraId="0000013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w:t>
      </w:r>
    </w:p>
    <w:p w:rsidR="00000000" w:rsidDel="00000000" w:rsidP="00000000" w:rsidRDefault="00000000" w:rsidRPr="00000000" w14:paraId="0000013A">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Extreme close-up on Kabir’s trembling face</w:t>
      </w:r>
    </w:p>
    <w:p w:rsidR="00000000" w:rsidDel="00000000" w:rsidP="00000000" w:rsidRDefault="00000000" w:rsidRPr="00000000" w14:paraId="0000013B">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Flash of Rhea’s smile from earlier</w:t>
      </w:r>
    </w:p>
    <w:p w:rsidR="00000000" w:rsidDel="00000000" w:rsidP="00000000" w:rsidRDefault="00000000" w:rsidRPr="00000000" w14:paraId="0000013C">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spins slightly to show his dizziness</w:t>
      </w:r>
    </w:p>
    <w:p w:rsidR="00000000" w:rsidDel="00000000" w:rsidP="00000000" w:rsidRDefault="00000000" w:rsidRPr="00000000" w14:paraId="0000013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MUSIC: Crescendo builds, then drops to silence.</w:t>
      </w:r>
    </w:p>
    <w:p w:rsidR="00000000" w:rsidDel="00000000" w:rsidP="00000000" w:rsidRDefault="00000000" w:rsidRPr="00000000" w14:paraId="0000013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He sits in corridor, eyes moist, looking at closed OT door.</w:t>
      </w:r>
    </w:p>
    <w:p w:rsidR="00000000" w:rsidDel="00000000" w:rsidP="00000000" w:rsidRDefault="00000000" w:rsidRPr="00000000" w14:paraId="0000013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CLIFFHANGER**</w:t>
      </w:r>
    </w:p>
    <w:p w:rsidR="00000000" w:rsidDel="00000000" w:rsidP="00000000" w:rsidRDefault="00000000" w:rsidRPr="00000000" w14:paraId="0000014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w:t>
      </w:r>
    </w:p>
    <w:p w:rsidR="00000000" w:rsidDel="00000000" w:rsidP="00000000" w:rsidRDefault="00000000" w:rsidRPr="00000000" w14:paraId="00000141">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turns as nurse walks out hurriedly.</w:t>
      </w:r>
    </w:p>
    <w:p w:rsidR="00000000" w:rsidDel="00000000" w:rsidP="00000000" w:rsidRDefault="00000000" w:rsidRPr="00000000" w14:paraId="00000142">
      <w:pPr>
        <w:ind w:left="108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Nurse whispers to another:</w:t>
      </w:r>
    </w:p>
    <w:p w:rsidR="00000000" w:rsidDel="00000000" w:rsidP="00000000" w:rsidRDefault="00000000" w:rsidRPr="00000000" w14:paraId="0000014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“Yeh wahi ladki hai na... jiske liye kal police inquiry aayi thi?”</w:t>
      </w:r>
    </w:p>
    <w:p w:rsidR="00000000" w:rsidDel="00000000" w:rsidP="00000000" w:rsidRDefault="00000000" w:rsidRPr="00000000" w14:paraId="0000014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hears this.</w:t>
      </w:r>
    </w:p>
    <w:p w:rsidR="00000000" w:rsidDel="00000000" w:rsidP="00000000" w:rsidRDefault="00000000" w:rsidRPr="00000000" w14:paraId="0000014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(whispers):</w:t>
      </w:r>
    </w:p>
    <w:p w:rsidR="00000000" w:rsidDel="00000000" w:rsidP="00000000" w:rsidRDefault="00000000" w:rsidRPr="00000000" w14:paraId="0000014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“Police...?”</w:t>
      </w:r>
    </w:p>
    <w:p w:rsidR="00000000" w:rsidDel="00000000" w:rsidP="00000000" w:rsidRDefault="00000000" w:rsidRPr="00000000" w14:paraId="0000014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SMASH CUT TO BLACK.</w:t>
      </w:r>
    </w:p>
    <w:p w:rsidR="00000000" w:rsidDel="00000000" w:rsidP="00000000" w:rsidRDefault="00000000" w:rsidRPr="00000000" w14:paraId="0000014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r>
    </w:p>
    <w:p w:rsidR="00000000" w:rsidDel="00000000" w:rsidP="00000000" w:rsidRDefault="00000000" w:rsidRPr="00000000" w14:paraId="0000014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"Kya Rhea koi raaz chhupa rahi hai?"</w:t>
      </w:r>
    </w:p>
    <w:p w:rsidR="00000000" w:rsidDel="00000000" w:rsidP="00000000" w:rsidRDefault="00000000" w:rsidRPr="00000000" w14:paraId="0000014A">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4B">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4C">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4D">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4E">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4F">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50">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51">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52">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5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7</w:t>
      </w:r>
    </w:p>
    <w:p w:rsidR="00000000" w:rsidDel="00000000" w:rsidP="00000000" w:rsidRDefault="00000000" w:rsidRPr="00000000" w14:paraId="0000015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15 sec]</w:t>
      </w:r>
    </w:p>
    <w:p w:rsidR="00000000" w:rsidDel="00000000" w:rsidP="00000000" w:rsidRDefault="00000000" w:rsidRPr="00000000" w14:paraId="0000015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Slow heartbeat + light echo filter on voices</w:t>
      </w:r>
    </w:p>
    <w:p w:rsidR="00000000" w:rsidDel="00000000" w:rsidP="00000000" w:rsidRDefault="00000000" w:rsidRPr="00000000" w14:paraId="0000015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(Quick flashes: Rhea road pe giri hui, Kabir uska haath pakadta hua, hospital ka dim light, doctor ka face serious)</w:t>
      </w:r>
    </w:p>
    <w:p w:rsidR="00000000" w:rsidDel="00000000" w:rsidP="00000000" w:rsidRDefault="00000000" w:rsidRPr="00000000" w14:paraId="0000015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(echo me): "Ye ladki andhi hai… ya andhi ban rahi hai."</w:t>
      </w:r>
    </w:p>
    <w:p w:rsidR="00000000" w:rsidDel="00000000" w:rsidP="00000000" w:rsidRDefault="00000000" w:rsidRPr="00000000" w14:paraId="0000015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"Main iska khayal rakhunga."</w:t>
      </w:r>
    </w:p>
    <w:p w:rsidR="00000000" w:rsidDel="00000000" w:rsidP="00000000" w:rsidRDefault="00000000" w:rsidRPr="00000000" w14:paraId="0000015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Fade out heartbeat, sharp cut to present.</w:t>
      </w:r>
    </w:p>
    <w:p w:rsidR="00000000" w:rsidDel="00000000" w:rsidP="00000000" w:rsidRDefault="00000000" w:rsidRPr="00000000" w14:paraId="0000015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HOSPITAL ROOM – NIGHT]</w:t>
      </w:r>
    </w:p>
    <w:p w:rsidR="00000000" w:rsidDel="00000000" w:rsidP="00000000" w:rsidRDefault="00000000" w:rsidRPr="00000000" w14:paraId="0000015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Slow ceiling fan ka creak, distant ambulance siren</w:t>
      </w:r>
    </w:p>
    <w:p w:rsidR="00000000" w:rsidDel="00000000" w:rsidP="00000000" w:rsidRDefault="00000000" w:rsidRPr="00000000" w14:paraId="0000015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on Rhea’s face, aankhon pe bandage, breathing steady but lips trembling.</w:t>
      </w:r>
    </w:p>
    <w:p w:rsidR="00000000" w:rsidDel="00000000" w:rsidP="00000000" w:rsidRDefault="00000000" w:rsidRPr="00000000" w14:paraId="0000015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uske paas chair pe baitha hai, aankhon me kuch soch raha hai.</w:t>
      </w:r>
    </w:p>
    <w:p w:rsidR="00000000" w:rsidDel="00000000" w:rsidP="00000000" w:rsidRDefault="00000000" w:rsidRPr="00000000" w14:paraId="0000015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(softly): "Mr. Kabir… hum isse Mahila Ashram bhej rahe hain. Wahan inka proper care ho jayega."</w:t>
      </w:r>
    </w:p>
    <w:p w:rsidR="00000000" w:rsidDel="00000000" w:rsidP="00000000" w:rsidRDefault="00000000" w:rsidRPr="00000000" w14:paraId="0000015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expression change hota hai, camera uske profile pe freeze 1 sec.</w:t>
      </w:r>
    </w:p>
    <w:p w:rsidR="00000000" w:rsidDel="00000000" w:rsidP="00000000" w:rsidRDefault="00000000" w:rsidRPr="00000000" w14:paraId="0000016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(firm): "Ashram? Nahin… wohh jagah iske liye nahi hai."</w:t>
      </w:r>
    </w:p>
    <w:p w:rsidR="00000000" w:rsidDel="00000000" w:rsidP="00000000" w:rsidRDefault="00000000" w:rsidRPr="00000000" w14:paraId="0000016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thoda surprise: "Aur option?"</w:t>
      </w:r>
    </w:p>
    <w:p w:rsidR="00000000" w:rsidDel="00000000" w:rsidP="00000000" w:rsidRDefault="00000000" w:rsidRPr="00000000" w14:paraId="0000016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ek lamha chup rehta hai, phir dheere se:</w:t>
      </w:r>
    </w:p>
    <w:p w:rsidR="00000000" w:rsidDel="00000000" w:rsidP="00000000" w:rsidRDefault="00000000" w:rsidRPr="00000000" w14:paraId="0000016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"Main ise apne saath le jaunga."</w:t>
      </w:r>
    </w:p>
    <w:p w:rsidR="00000000" w:rsidDel="00000000" w:rsidP="00000000" w:rsidRDefault="00000000" w:rsidRPr="00000000" w14:paraId="0000016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HOSPITAL CORRIDOR – CONTINUOUS]</w:t>
      </w:r>
    </w:p>
    <w:p w:rsidR="00000000" w:rsidDel="00000000" w:rsidP="00000000" w:rsidRDefault="00000000" w:rsidRPr="00000000" w14:paraId="0000016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Hard sole shoes ki tapping, echo of corridor lights buzzing</w:t>
      </w:r>
    </w:p>
    <w:p w:rsidR="00000000" w:rsidDel="00000000" w:rsidP="00000000" w:rsidRDefault="00000000" w:rsidRPr="00000000" w14:paraId="0000016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corridor me walk kar raha hai, hands in pockets, soch me dooba hua.</w:t>
      </w:r>
    </w:p>
    <w:p w:rsidR="00000000" w:rsidDel="00000000" w:rsidP="00000000" w:rsidRDefault="00000000" w:rsidRPr="00000000" w14:paraId="0000016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uske peeche se follow shot, thoda slow zoom-in.</w:t>
      </w:r>
    </w:p>
    <w:p w:rsidR="00000000" w:rsidDel="00000000" w:rsidP="00000000" w:rsidRDefault="00000000" w:rsidRPr="00000000" w14:paraId="0000016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VO (Kabir’s mind, slightly reverb):</w:t>
      </w:r>
    </w:p>
    <w:p w:rsidR="00000000" w:rsidDel="00000000" w:rsidP="00000000" w:rsidRDefault="00000000" w:rsidRPr="00000000" w14:paraId="0000016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"Is ladki ko main apne ghar le jaata hu,,, shayad yhi ladki ho joh meri kismet badal de…."</w:t>
      </w:r>
    </w:p>
    <w:p w:rsidR="00000000" w:rsidDel="00000000" w:rsidP="00000000" w:rsidRDefault="00000000" w:rsidRPr="00000000" w14:paraId="0000016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INT. HOSPITAL ROOM – LATER]</w:t>
      </w:r>
    </w:p>
    <w:p w:rsidR="00000000" w:rsidDel="00000000" w:rsidP="00000000" w:rsidRDefault="00000000" w:rsidRPr="00000000" w14:paraId="0000016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head thoda side me, lagta hai so rahi hai.</w:t>
      </w:r>
    </w:p>
    <w:p w:rsidR="00000000" w:rsidDel="00000000" w:rsidP="00000000" w:rsidRDefault="00000000" w:rsidRPr="00000000" w14:paraId="0000016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quietly enters, ek file doctor ki desk pe rakh deta hai.</w:t>
      </w:r>
    </w:p>
    <w:p w:rsidR="00000000" w:rsidDel="00000000" w:rsidP="00000000" w:rsidRDefault="00000000" w:rsidRPr="00000000" w14:paraId="0000016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Doctor: "Aap sure hain? Zimmedari kaafi badi hai."</w:t>
      </w:r>
    </w:p>
    <w:p w:rsidR="00000000" w:rsidDel="00000000" w:rsidP="00000000" w:rsidRDefault="00000000" w:rsidRPr="00000000" w14:paraId="0000016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"Main samajhta hoon."</w:t>
      </w:r>
    </w:p>
    <w:p w:rsidR="00000000" w:rsidDel="00000000" w:rsidP="00000000" w:rsidRDefault="00000000" w:rsidRPr="00000000" w14:paraId="0000016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Light pen scratch as doctor signs discharge paper.</w:t>
      </w:r>
    </w:p>
    <w:p w:rsidR="00000000" w:rsidDel="00000000" w:rsidP="00000000" w:rsidRDefault="00000000" w:rsidRPr="00000000" w14:paraId="0000017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 push-in on Kabir’s face — eyes calm but something hidden.</w:t>
      </w:r>
    </w:p>
    <w:p w:rsidR="00000000" w:rsidDel="00000000" w:rsidP="00000000" w:rsidRDefault="00000000" w:rsidRPr="00000000" w14:paraId="0000017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TO BE CONTINUED…</w:t>
      </w:r>
    </w:p>
    <w:p w:rsidR="00000000" w:rsidDel="00000000" w:rsidP="00000000" w:rsidRDefault="00000000" w:rsidRPr="00000000" w14:paraId="0000017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7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74">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7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8</w:t>
      </w:r>
    </w:p>
    <w:p w:rsidR="00000000" w:rsidDel="00000000" w:rsidP="00000000" w:rsidRDefault="00000000" w:rsidRPr="00000000" w14:paraId="0000017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00:00 to 00:20]</w:t>
      </w:r>
    </w:p>
    <w:p w:rsidR="00000000" w:rsidDel="00000000" w:rsidP="00000000" w:rsidRDefault="00000000" w:rsidRPr="00000000" w14:paraId="0000017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(Pichhle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ke visuals fast cuts me – Rhea hospital me, doctor ki baatein, and Kabir ka insist karna, uska gusse me kehna “Main ise yahan nahi chhodunga” – SFX: heartbeat slow to fast, phir sudden cut to black.)</w:t>
      </w:r>
    </w:p>
    <w:p w:rsidR="00000000" w:rsidDel="00000000" w:rsidP="00000000" w:rsidRDefault="00000000" w:rsidRPr="00000000" w14:paraId="0000017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HOSPITAL GATE – DAY]</w:t>
      </w:r>
    </w:p>
    <w:p w:rsidR="00000000" w:rsidDel="00000000" w:rsidP="00000000" w:rsidRDefault="00000000" w:rsidRPr="00000000" w14:paraId="0000017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Shehar ka halka traffic, horn ki awaaz, ek auto ka brake lagna.</w:t>
      </w:r>
    </w:p>
    <w:p w:rsidR="00000000" w:rsidDel="00000000" w:rsidP="00000000" w:rsidRDefault="00000000" w:rsidRPr="00000000" w14:paraId="0000017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Low angle shot Kabir ka johota zameen pe girta, uske haath me ek chhota sa bag, bag me Rhea ki chhoti si shawl jhank rahi hai.</w:t>
      </w:r>
    </w:p>
    <w:p w:rsidR="00000000" w:rsidDel="00000000" w:rsidP="00000000" w:rsidRDefault="00000000" w:rsidRPr="00000000" w14:paraId="0000017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(halki si khinchaav bhari awaaz)</w:t>
      </w:r>
    </w:p>
    <w:p w:rsidR="00000000" w:rsidDel="00000000" w:rsidP="00000000" w:rsidRDefault="00000000" w:rsidRPr="00000000" w14:paraId="0000017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"Aaja… dhyan se… step yahan hai."</w:t>
      </w:r>
    </w:p>
    <w:p w:rsidR="00000000" w:rsidDel="00000000" w:rsidP="00000000" w:rsidRDefault="00000000" w:rsidRPr="00000000" w14:paraId="0000017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Rhea ka haath joh Kabir ke haath ko zor se pakadta hai.</w:t>
      </w:r>
    </w:p>
    <w:p w:rsidR="00000000" w:rsidDel="00000000" w:rsidP="00000000" w:rsidRDefault="00000000" w:rsidRPr="00000000" w14:paraId="0000017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(dheemi si muskaan ke saath)</w:t>
      </w:r>
    </w:p>
    <w:p w:rsidR="00000000" w:rsidDel="00000000" w:rsidP="00000000" w:rsidRDefault="00000000" w:rsidRPr="00000000" w14:paraId="0000017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"Main chal sakti hoon… tum bas… bataate rehna."</w:t>
      </w:r>
    </w:p>
    <w:p w:rsidR="00000000" w:rsidDel="00000000" w:rsidP="00000000" w:rsidRDefault="00000000" w:rsidRPr="00000000" w14:paraId="0000018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halki si haan me sir hilaata hai, uski aankhon me chinta aur kuch aur… joh woh keh nahi paata.</w:t>
      </w:r>
    </w:p>
    <w:p w:rsidR="00000000" w:rsidDel="00000000" w:rsidP="00000000" w:rsidRDefault="00000000" w:rsidRPr="00000000" w14:paraId="0000018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EXT. AUTO RIDE – MOVING – DAY]</w:t>
      </w:r>
    </w:p>
    <w:p w:rsidR="00000000" w:rsidDel="00000000" w:rsidP="00000000" w:rsidRDefault="00000000" w:rsidRPr="00000000" w14:paraId="0000018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POV shot auto ke andar se – shehar ke purane buildings, chhote shops blur me nikalte hue.</w:t>
      </w:r>
    </w:p>
    <w:p w:rsidR="00000000" w:rsidDel="00000000" w:rsidP="00000000" w:rsidRDefault="00000000" w:rsidRPr="00000000" w14:paraId="0000018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Auto ka engine, kabhi kabhi hawaa ka jhonka.</w:t>
      </w:r>
    </w:p>
    <w:p w:rsidR="00000000" w:rsidDel="00000000" w:rsidP="00000000" w:rsidRDefault="00000000" w:rsidRPr="00000000" w14:paraId="0000018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(soch kar)</w:t>
      </w:r>
    </w:p>
    <w:p w:rsidR="00000000" w:rsidDel="00000000" w:rsidP="00000000" w:rsidRDefault="00000000" w:rsidRPr="00000000" w14:paraId="0000018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"Yahan?" (Chhoti si hansi) tum mujhe hospital se le aaye ho apne ghar, par main to tumhara naam tak NHI jaanti …</w:t>
      </w:r>
    </w:p>
    <w:p w:rsidR="00000000" w:rsidDel="00000000" w:rsidP="00000000" w:rsidRDefault="00000000" w:rsidRPr="00000000" w14:paraId="00000186">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8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(casually)</w:t>
      </w:r>
    </w:p>
    <w:p w:rsidR="00000000" w:rsidDel="00000000" w:rsidP="00000000" w:rsidRDefault="00000000" w:rsidRPr="00000000" w14:paraId="0000018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Main hu Kabir</w:t>
      </w:r>
    </w:p>
    <w:p w:rsidR="00000000" w:rsidDel="00000000" w:rsidP="00000000" w:rsidRDefault="00000000" w:rsidRPr="00000000" w14:paraId="0000018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Kabir ka profile, ek pal ke liye WOH bas sochta hai…</w:t>
      </w:r>
    </w:p>
    <w:p w:rsidR="00000000" w:rsidDel="00000000" w:rsidP="00000000" w:rsidRDefault="00000000" w:rsidRPr="00000000" w14:paraId="0000018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(thoda serious tone me)</w:t>
      </w:r>
    </w:p>
    <w:p w:rsidR="00000000" w:rsidDel="00000000" w:rsidP="00000000" w:rsidRDefault="00000000" w:rsidRPr="00000000" w14:paraId="0000018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"Waise… tum mujhe apne ghar le jaa rahe ho, ya kahin aur?"</w:t>
      </w:r>
    </w:p>
    <w:p w:rsidR="00000000" w:rsidDel="00000000" w:rsidP="00000000" w:rsidRDefault="00000000" w:rsidRPr="00000000" w14:paraId="0000018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r>
    </w:p>
    <w:p w:rsidR="00000000" w:rsidDel="00000000" w:rsidP="00000000" w:rsidRDefault="00000000" w:rsidRPr="00000000" w14:paraId="0000018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"Apne ghar… chhota hai… par… tumhe wahan safe feel hoga."</w:t>
      </w:r>
    </w:p>
    <w:p w:rsidR="00000000" w:rsidDel="00000000" w:rsidP="00000000" w:rsidRDefault="00000000" w:rsidRPr="00000000" w14:paraId="0000018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EXT. OLD CITY LANES – DAY]</w:t>
      </w:r>
    </w:p>
    <w:p w:rsidR="00000000" w:rsidDel="00000000" w:rsidP="00000000" w:rsidRDefault="00000000" w:rsidRPr="00000000" w14:paraId="0000018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Top shot – auto purani galiyon me ghus raha hai, dono side se kapde latke hue, bachche khel rahe hain.</w:t>
      </w:r>
    </w:p>
    <w:p w:rsidR="00000000" w:rsidDel="00000000" w:rsidP="00000000" w:rsidRDefault="00000000" w:rsidRPr="00000000" w14:paraId="0000019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Bachchon ki awaaz, cycle ka bell, ek door par thok-thok.</w:t>
      </w:r>
    </w:p>
    <w:p w:rsidR="00000000" w:rsidDel="00000000" w:rsidP="00000000" w:rsidRDefault="00000000" w:rsidRPr="00000000" w14:paraId="0000019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(hawaa ki smell lete hue)</w:t>
      </w:r>
    </w:p>
    <w:p w:rsidR="00000000" w:rsidDel="00000000" w:rsidP="00000000" w:rsidRDefault="00000000" w:rsidRPr="00000000" w14:paraId="0000019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"Yahan ka mahaul… alag hai… purana sa…jaise yhan bhut sari kahaniyan mojud hon …"</w:t>
      </w:r>
    </w:p>
    <w:p w:rsidR="00000000" w:rsidDel="00000000" w:rsidP="00000000" w:rsidRDefault="00000000" w:rsidRPr="00000000" w14:paraId="0000019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thoda muskurata hai.</w:t>
      </w:r>
    </w:p>
    <w:p w:rsidR="00000000" w:rsidDel="00000000" w:rsidP="00000000" w:rsidRDefault="00000000" w:rsidRPr="00000000" w14:paraId="0000019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r>
    </w:p>
    <w:p w:rsidR="00000000" w:rsidDel="00000000" w:rsidP="00000000" w:rsidRDefault="00000000" w:rsidRPr="00000000" w14:paraId="0000019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to abhi shuru hogi….</w:t>
      </w:r>
    </w:p>
    <w:p w:rsidR="00000000" w:rsidDel="00000000" w:rsidP="00000000" w:rsidRDefault="00000000" w:rsidRPr="00000000" w14:paraId="0000019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EXT. KABIR’S HOUSE – DAY]</w:t>
      </w:r>
    </w:p>
    <w:p w:rsidR="00000000" w:rsidDel="00000000" w:rsidP="00000000" w:rsidRDefault="00000000" w:rsidRPr="00000000" w14:paraId="0000019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(softly Rhea ke kaan me)</w:t>
      </w:r>
    </w:p>
    <w:p w:rsidR="00000000" w:rsidDel="00000000" w:rsidP="00000000" w:rsidRDefault="00000000" w:rsidRPr="00000000" w14:paraId="0000019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"Bas do step… phir tum andar ho."</w:t>
      </w:r>
    </w:p>
    <w:p w:rsidR="00000000" w:rsidDel="00000000" w:rsidP="00000000" w:rsidRDefault="00000000" w:rsidRPr="00000000" w14:paraId="0000019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[Final shot]</w:t>
      </w:r>
    </w:p>
    <w:p w:rsidR="00000000" w:rsidDel="00000000" w:rsidP="00000000" w:rsidRDefault="00000000" w:rsidRPr="00000000" w14:paraId="0000019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Door se andar jaate hue tracking shot – andhera, chhota sa kamra, ek purani kursi, ek chhota bed. Kabir ka voice-over:</w:t>
      </w:r>
    </w:p>
    <w:p w:rsidR="00000000" w:rsidDel="00000000" w:rsidP="00000000" w:rsidRDefault="00000000" w:rsidRPr="00000000" w14:paraId="0000019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"Yeh ghar… kabhi kisi ka intezaar nahi karta… par shayad ab kar raha tha."</w:t>
      </w:r>
    </w:p>
    <w:p w:rsidR="00000000" w:rsidDel="00000000" w:rsidP="00000000" w:rsidRDefault="00000000" w:rsidRPr="00000000" w14:paraId="0000019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Screen fade out – SFX: ek dur ka thunder, jaise kuch hone wala hai.</w:t>
      </w:r>
    </w:p>
    <w:p w:rsidR="00000000" w:rsidDel="00000000" w:rsidP="00000000" w:rsidRDefault="00000000" w:rsidRPr="00000000" w14:paraId="0000019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9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9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A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B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B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B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B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B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B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B6">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B7">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B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9</w:t>
      </w:r>
    </w:p>
    <w:p w:rsidR="00000000" w:rsidDel="00000000" w:rsidP="00000000" w:rsidRDefault="00000000" w:rsidRPr="00000000" w14:paraId="000001B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Kabir’s House – First Night</w:t>
      </w:r>
    </w:p>
    <w:p w:rsidR="00000000" w:rsidDel="00000000" w:rsidP="00000000" w:rsidRDefault="00000000" w:rsidRPr="00000000" w14:paraId="000001B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15 sec]</w:t>
      </w:r>
    </w:p>
    <w:p w:rsidR="00000000" w:rsidDel="00000000" w:rsidP="00000000" w:rsidRDefault="00000000" w:rsidRPr="00000000" w14:paraId="000001B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Quick flashes: Rhea accident me giri, hospital bed pe, Kabir doctor se keh raha hai “Main ise apne saath le jaunga”, purani galiyon ka auto ride, ghar ke dark entrance ka shot. SFX: Low heartbeat + distant thunder, jaise hawa me kuch anjaana tannaav hai. Black screen pe faint echo of Kabir’s whisper:</w:t>
      </w:r>
    </w:p>
    <w:p w:rsidR="00000000" w:rsidDel="00000000" w:rsidP="00000000" w:rsidRDefault="00000000" w:rsidRPr="00000000" w14:paraId="000001B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"Yeh ghar… shayad ab intezaar kar raha tha."</w:t>
      </w:r>
    </w:p>
    <w:p w:rsidR="00000000" w:rsidDel="00000000" w:rsidP="00000000" w:rsidRDefault="00000000" w:rsidRPr="00000000" w14:paraId="000001B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KABIR’S HOUSE – EVENING]</w:t>
      </w:r>
    </w:p>
    <w:p w:rsidR="00000000" w:rsidDel="00000000" w:rsidP="00000000" w:rsidRDefault="00000000" w:rsidRPr="00000000" w14:paraId="000001B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Lighting: Dim, ek hi yellow bulb ka soft glow, baaki kamra shadow me.</w:t>
      </w:r>
    </w:p>
    <w:p w:rsidR="00000000" w:rsidDel="00000000" w:rsidP="00000000" w:rsidRDefault="00000000" w:rsidRPr="00000000" w14:paraId="000001B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Door close hone ki halki si click, bahar se barsaat ki halki tip-tip.</w:t>
      </w:r>
    </w:p>
    <w:p w:rsidR="00000000" w:rsidDel="00000000" w:rsidP="00000000" w:rsidRDefault="00000000" w:rsidRPr="00000000" w14:paraId="000001C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Rhea ko bed par bithaata hai.</w:t>
      </w:r>
    </w:p>
    <w:p w:rsidR="00000000" w:rsidDel="00000000" w:rsidP="00000000" w:rsidRDefault="00000000" w:rsidRPr="00000000" w14:paraId="000001C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Low angle – bed ka frame thoda purana, iron rods thodi jhuki Hui.</w:t>
      </w:r>
    </w:p>
    <w:p w:rsidR="00000000" w:rsidDel="00000000" w:rsidP="00000000" w:rsidRDefault="00000000" w:rsidRPr="00000000" w14:paraId="000001C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apne haath se bed ka texture feel karti hai.</w:t>
      </w:r>
    </w:p>
    <w:p w:rsidR="00000000" w:rsidDel="00000000" w:rsidP="00000000" w:rsidRDefault="00000000" w:rsidRPr="00000000" w14:paraId="000001C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(halke surprise me)</w:t>
      </w:r>
    </w:p>
    <w:p w:rsidR="00000000" w:rsidDel="00000000" w:rsidP="00000000" w:rsidRDefault="00000000" w:rsidRPr="00000000" w14:paraId="000001C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"Yeh jagah… thodi… alag hai. Purani hai … lekin… safe lag rhi hai."</w:t>
      </w:r>
    </w:p>
    <w:p w:rsidR="00000000" w:rsidDel="00000000" w:rsidP="00000000" w:rsidRDefault="00000000" w:rsidRPr="00000000" w14:paraId="000001C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muskurata hai, par aankhon me ek anjaana sa layer hai.</w:t>
      </w:r>
    </w:p>
    <w:p w:rsidR="00000000" w:rsidDel="00000000" w:rsidP="00000000" w:rsidRDefault="00000000" w:rsidRPr="00000000" w14:paraId="000001C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(soft)</w:t>
      </w:r>
    </w:p>
    <w:p w:rsidR="00000000" w:rsidDel="00000000" w:rsidP="00000000" w:rsidRDefault="00000000" w:rsidRPr="00000000" w14:paraId="000001C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"Yahan koi tumhe disturb nahi karega."</w:t>
      </w:r>
    </w:p>
    <w:p w:rsidR="00000000" w:rsidDel="00000000" w:rsidP="00000000" w:rsidRDefault="00000000" w:rsidRPr="00000000" w14:paraId="000001C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Tight close-up – Kabir ka face half-light me, half-shadow me.</w:t>
      </w:r>
    </w:p>
    <w:p w:rsidR="00000000" w:rsidDel="00000000" w:rsidP="00000000" w:rsidRDefault="00000000" w:rsidRPr="00000000" w14:paraId="000001C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KITCHEN – CONTINUOUS]</w:t>
      </w:r>
    </w:p>
    <w:p w:rsidR="00000000" w:rsidDel="00000000" w:rsidP="00000000" w:rsidRDefault="00000000" w:rsidRPr="00000000" w14:paraId="000001C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ek glass me paani bhar raha hai. Background me ek purana tape recorder rakha hai, joh achanak ek second ke liye static ke saath on ho jaata hai, phir khud band.</w:t>
      </w:r>
    </w:p>
    <w:p w:rsidR="00000000" w:rsidDel="00000000" w:rsidP="00000000" w:rsidRDefault="00000000" w:rsidRPr="00000000" w14:paraId="000001C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Static + ek faint aurat ki hansi (sirf 1 second, bahut subtle)</w:t>
      </w:r>
    </w:p>
    <w:p w:rsidR="00000000" w:rsidDel="00000000" w:rsidP="00000000" w:rsidRDefault="00000000" w:rsidRPr="00000000" w14:paraId="000001C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rukta hai… recorder ki taraf dekhta hai… phir normal behave karke paani le jaata hai.</w:t>
      </w:r>
    </w:p>
    <w:p w:rsidR="00000000" w:rsidDel="00000000" w:rsidP="00000000" w:rsidRDefault="00000000" w:rsidRPr="00000000" w14:paraId="000001C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INT. BEDROOM – NIGHT]</w:t>
      </w:r>
    </w:p>
    <w:p w:rsidR="00000000" w:rsidDel="00000000" w:rsidP="00000000" w:rsidRDefault="00000000" w:rsidRPr="00000000" w14:paraId="000001C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apne shawl ko fold kar rahi hai.</w:t>
      </w:r>
    </w:p>
    <w:p w:rsidR="00000000" w:rsidDel="00000000" w:rsidP="00000000" w:rsidRDefault="00000000" w:rsidRPr="00000000" w14:paraId="000001C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r>
    </w:p>
    <w:p w:rsidR="00000000" w:rsidDel="00000000" w:rsidP="00000000" w:rsidRDefault="00000000" w:rsidRPr="00000000" w14:paraId="000001D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"Shayad… main thoda darr rahi hoon. Naye sheher me, naye log…"</w:t>
      </w:r>
    </w:p>
    <w:p w:rsidR="00000000" w:rsidDel="00000000" w:rsidP="00000000" w:rsidRDefault="00000000" w:rsidRPr="00000000" w14:paraId="000001D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bed ke paas baith jaata hai.</w:t>
      </w:r>
    </w:p>
    <w:p w:rsidR="00000000" w:rsidDel="00000000" w:rsidP="00000000" w:rsidRDefault="00000000" w:rsidRPr="00000000" w14:paraId="000001D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(halke smile ke saath)</w:t>
      </w:r>
    </w:p>
    <w:p w:rsidR="00000000" w:rsidDel="00000000" w:rsidP="00000000" w:rsidRDefault="00000000" w:rsidRPr="00000000" w14:paraId="000001D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"Darr tab lagta hai… jab tumhe pata ho saamne kya hai."</w:t>
      </w:r>
    </w:p>
    <w:p w:rsidR="00000000" w:rsidDel="00000000" w:rsidP="00000000" w:rsidRDefault="00000000" w:rsidRPr="00000000" w14:paraId="000001D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halki si hansi nikalti hai.</w:t>
      </w:r>
    </w:p>
    <w:p w:rsidR="00000000" w:rsidDel="00000000" w:rsidP="00000000" w:rsidRDefault="00000000" w:rsidRPr="00000000" w14:paraId="000001D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r>
    </w:p>
    <w:p w:rsidR="00000000" w:rsidDel="00000000" w:rsidP="00000000" w:rsidRDefault="00000000" w:rsidRPr="00000000" w14:paraId="000001D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"Samajh nahi aaya…"</w:t>
      </w:r>
    </w:p>
    <w:p w:rsidR="00000000" w:rsidDel="00000000" w:rsidP="00000000" w:rsidRDefault="00000000" w:rsidRPr="00000000" w14:paraId="000001D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kuch nahi bolta. Sirf uski aankhon me dekhta hai — woh aankhen joh ab use nahi dekh sakti.</w:t>
      </w:r>
    </w:p>
    <w:p w:rsidR="00000000" w:rsidDel="00000000" w:rsidP="00000000" w:rsidRDefault="00000000" w:rsidRPr="00000000" w14:paraId="000001D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CLIFFHANGER]</w:t>
      </w:r>
    </w:p>
    <w:p w:rsidR="00000000" w:rsidDel="00000000" w:rsidP="00000000" w:rsidRDefault="00000000" w:rsidRPr="00000000" w14:paraId="000001D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Extreme close-up on Kabir’s hand — uski ungliyon par ek purana bandaid, thoda blood stain.</w:t>
      </w:r>
    </w:p>
    <w:p w:rsidR="00000000" w:rsidDel="00000000" w:rsidP="00000000" w:rsidRDefault="00000000" w:rsidRPr="00000000" w14:paraId="000001D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bed me let jaati hai, aankhon pe bandage.</w:t>
      </w:r>
    </w:p>
    <w:p w:rsidR="00000000" w:rsidDel="00000000" w:rsidP="00000000" w:rsidRDefault="00000000" w:rsidRPr="00000000" w14:paraId="000001D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dheere se uthta hai… shelf se ek chhota wohoden box nikalta hai. Box kholte hi camera sirf Kabir ke reaction pe — ek halka sa santosh.</w:t>
      </w:r>
    </w:p>
    <w:p w:rsidR="00000000" w:rsidDel="00000000" w:rsidP="00000000" w:rsidRDefault="00000000" w:rsidRPr="00000000" w14:paraId="000001D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Distant thunder ka loud crack.</w:t>
      </w:r>
    </w:p>
    <w:p w:rsidR="00000000" w:rsidDel="00000000" w:rsidP="00000000" w:rsidRDefault="00000000" w:rsidRPr="00000000" w14:paraId="000001D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1D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fade-in:</w:t>
      </w:r>
    </w:p>
    <w:p w:rsidR="00000000" w:rsidDel="00000000" w:rsidP="00000000" w:rsidRDefault="00000000" w:rsidRPr="00000000" w14:paraId="000001D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"Har kahani ka ek chhupa hua pehla panne hota hai…"</w:t>
      </w:r>
    </w:p>
    <w:p w:rsidR="00000000" w:rsidDel="00000000" w:rsidP="00000000" w:rsidRDefault="00000000" w:rsidRPr="00000000" w14:paraId="000001E0">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1">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2">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3">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4">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5">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6">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7">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8">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9">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A">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B">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C">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D">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E">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EF">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F0">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F1">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F2">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F3">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F4">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F5">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F6">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F7">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F8">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1F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10</w:t>
      </w:r>
    </w:p>
    <w:p w:rsidR="00000000" w:rsidDel="00000000" w:rsidP="00000000" w:rsidRDefault="00000000" w:rsidRPr="00000000" w14:paraId="000001F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Kabir’s House – Next Morning</w:t>
      </w:r>
    </w:p>
    <w:p w:rsidR="00000000" w:rsidDel="00000000" w:rsidP="00000000" w:rsidRDefault="00000000" w:rsidRPr="00000000" w14:paraId="000001F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15 sec]</w:t>
      </w:r>
    </w:p>
    <w:p w:rsidR="00000000" w:rsidDel="00000000" w:rsidP="00000000" w:rsidRDefault="00000000" w:rsidRPr="00000000" w14:paraId="000001F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Flashes: Rhea hospital se ghar aayi, Kabir ka uska haath pakadna, uski aankhon pe bandage.</w:t>
      </w:r>
    </w:p>
    <w:p w:rsidR="00000000" w:rsidDel="00000000" w:rsidP="00000000" w:rsidRDefault="00000000" w:rsidRPr="00000000" w14:paraId="000001F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Soft morning birdsong + halki hawa ka jhonka.</w:t>
      </w:r>
    </w:p>
    <w:p w:rsidR="00000000" w:rsidDel="00000000" w:rsidP="00000000" w:rsidRDefault="00000000" w:rsidRPr="00000000" w14:paraId="000001F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KABIR’S HOUSE – MORNING]</w:t>
      </w:r>
    </w:p>
    <w:p w:rsidR="00000000" w:rsidDel="00000000" w:rsidP="00000000" w:rsidRDefault="00000000" w:rsidRPr="00000000" w14:paraId="000001F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Sunlight gently filters through the window, casting warm golden rays on the room.</w:t>
      </w:r>
    </w:p>
    <w:p w:rsidR="00000000" w:rsidDel="00000000" w:rsidP="00000000" w:rsidRDefault="00000000" w:rsidRPr="00000000" w14:paraId="0000020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bed me aaram se baithi hai, aankhon pe bandage, haath me ek chhota cup liye.</w:t>
      </w:r>
    </w:p>
    <w:p w:rsidR="00000000" w:rsidDel="00000000" w:rsidP="00000000" w:rsidRDefault="00000000" w:rsidRPr="00000000" w14:paraId="0000020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kitchen se chai lekar aata hai, dheere se uske paas baithta hai.</w:t>
      </w:r>
    </w:p>
    <w:p w:rsidR="00000000" w:rsidDel="00000000" w:rsidP="00000000" w:rsidRDefault="00000000" w:rsidRPr="00000000" w14:paraId="0000020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on Kabir’s caring face.</w:t>
      </w:r>
    </w:p>
    <w:p w:rsidR="00000000" w:rsidDel="00000000" w:rsidP="00000000" w:rsidRDefault="00000000" w:rsidRPr="00000000" w14:paraId="0000020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(softly):</w:t>
      </w:r>
    </w:p>
    <w:p w:rsidR="00000000" w:rsidDel="00000000" w:rsidP="00000000" w:rsidRDefault="00000000" w:rsidRPr="00000000" w14:paraId="0000020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“Jaldi se chaay le lo, nahi to thndi ho jayegi.”</w:t>
      </w:r>
    </w:p>
    <w:p w:rsidR="00000000" w:rsidDel="00000000" w:rsidP="00000000" w:rsidRDefault="00000000" w:rsidRPr="00000000" w14:paraId="0000020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halka muskurati hai,</w:t>
      </w:r>
    </w:p>
    <w:p w:rsidR="00000000" w:rsidDel="00000000" w:rsidP="00000000" w:rsidRDefault="00000000" w:rsidRPr="00000000" w14:paraId="00000206">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0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(shy):</w:t>
      </w:r>
    </w:p>
    <w:p w:rsidR="00000000" w:rsidDel="00000000" w:rsidP="00000000" w:rsidRDefault="00000000" w:rsidRPr="00000000" w14:paraId="0000020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“Tumhare saath ye subah kuch alag hi lagti hai…”</w:t>
      </w:r>
    </w:p>
    <w:p w:rsidR="00000000" w:rsidDel="00000000" w:rsidP="00000000" w:rsidRDefault="00000000" w:rsidRPr="00000000" w14:paraId="0000020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KABIR’S HOUSE – LIVING ROOM]</w:t>
      </w:r>
    </w:p>
    <w:p w:rsidR="00000000" w:rsidDel="00000000" w:rsidP="00000000" w:rsidRDefault="00000000" w:rsidRPr="00000000" w14:paraId="0000020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aur Rhea baith kar purani kahaniyan share karte hain, Rhea apne bachpan ki baatein batati hai, Kabir dhyaan se sunta hai.</w:t>
      </w:r>
    </w:p>
    <w:p w:rsidR="00000000" w:rsidDel="00000000" w:rsidP="00000000" w:rsidRDefault="00000000" w:rsidRPr="00000000" w14:paraId="0000020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Soft focus, dono ke beech halki si distance, jisme pyaar ki chingari chal rahi hai.</w:t>
      </w:r>
    </w:p>
    <w:p w:rsidR="00000000" w:rsidDel="00000000" w:rsidP="00000000" w:rsidRDefault="00000000" w:rsidRPr="00000000" w14:paraId="0000020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(smiling):</w:t>
      </w:r>
    </w:p>
    <w:p w:rsidR="00000000" w:rsidDel="00000000" w:rsidP="00000000" w:rsidRDefault="00000000" w:rsidRPr="00000000" w14:paraId="0000020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“Jab tak tum mere paas ho, koi andhera nahi.”</w:t>
      </w:r>
    </w:p>
    <w:p w:rsidR="00000000" w:rsidDel="00000000" w:rsidP="00000000" w:rsidRDefault="00000000" w:rsidRPr="00000000" w14:paraId="0000020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EXT. KABIR’S HOUSE – BALCONY – EVENING]</w:t>
      </w:r>
    </w:p>
    <w:p w:rsidR="00000000" w:rsidDel="00000000" w:rsidP="00000000" w:rsidRDefault="00000000" w:rsidRPr="00000000" w14:paraId="0000020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Dono balcony par khade, shehar ki roshniyan unke samne chamak rahi hain.</w:t>
      </w:r>
    </w:p>
    <w:p w:rsidR="00000000" w:rsidDel="00000000" w:rsidP="00000000" w:rsidRDefault="00000000" w:rsidRPr="00000000" w14:paraId="0000021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haath badhata hai, Rhea uska haath pakadti hai, dil ki dhadkan tez ho jati hai.</w:t>
      </w:r>
    </w:p>
    <w:p w:rsidR="00000000" w:rsidDel="00000000" w:rsidP="00000000" w:rsidRDefault="00000000" w:rsidRPr="00000000" w14:paraId="0000021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(dheere se):</w:t>
      </w:r>
    </w:p>
    <w:p w:rsidR="00000000" w:rsidDel="00000000" w:rsidP="00000000" w:rsidRDefault="00000000" w:rsidRPr="00000000" w14:paraId="0000021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“Tumhare bina meri zindagi adhoori thi, ab tumhare saath puri hogi.”</w:t>
      </w:r>
    </w:p>
    <w:p w:rsidR="00000000" w:rsidDel="00000000" w:rsidP="00000000" w:rsidRDefault="00000000" w:rsidRPr="00000000" w14:paraId="0000021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Unke haathon ka close-up, haathon mein haath, raat ki halki roshni.</w:t>
      </w:r>
    </w:p>
    <w:p w:rsidR="00000000" w:rsidDel="00000000" w:rsidP="00000000" w:rsidRDefault="00000000" w:rsidRPr="00000000" w14:paraId="0000021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(soft smile):</w:t>
      </w:r>
    </w:p>
    <w:p w:rsidR="00000000" w:rsidDel="00000000" w:rsidP="00000000" w:rsidRDefault="00000000" w:rsidRPr="00000000" w14:paraId="0000021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main tumhe apni roshni banana chahti hoon.”</w:t>
      </w:r>
    </w:p>
    <w:p w:rsidR="00000000" w:rsidDel="00000000" w:rsidP="00000000" w:rsidRDefault="00000000" w:rsidRPr="00000000" w14:paraId="0000021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Dono me kuchh romantic movements hote hai or iske baad Rhea or Kabir sone chale jaate hain |</w:t>
      </w:r>
    </w:p>
    <w:p w:rsidR="00000000" w:rsidDel="00000000" w:rsidP="00000000" w:rsidRDefault="00000000" w:rsidRPr="00000000" w14:paraId="00000217">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1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Raat ko achanak Rhea uthti hai or kisi chij se takra kar gir jaati hai |</w:t>
      </w:r>
    </w:p>
    <w:p w:rsidR="00000000" w:rsidDel="00000000" w:rsidP="00000000" w:rsidRDefault="00000000" w:rsidRPr="00000000" w14:paraId="0000021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CLIFFHANGER]</w:t>
      </w:r>
    </w:p>
    <w:p w:rsidR="00000000" w:rsidDel="00000000" w:rsidP="00000000" w:rsidRDefault="00000000" w:rsidRPr="00000000" w14:paraId="0000021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tabhi Rhea ka toota huaphone joh ek tabl par pada hai woh ring karne lag jaata hai,</w:t>
      </w:r>
    </w:p>
    <w:p w:rsidR="00000000" w:rsidDel="00000000" w:rsidP="00000000" w:rsidRDefault="00000000" w:rsidRPr="00000000" w14:paraId="0000021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ye dekh kar ghbraa jaati hai ki tabhi Kabir use girne se bacha leta hai...</w:t>
      </w:r>
    </w:p>
    <w:p w:rsidR="00000000" w:rsidDel="00000000" w:rsidP="00000000" w:rsidRDefault="00000000" w:rsidRPr="00000000" w14:paraId="0000021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ki ankhon me ajeeb sa darr tha....</w:t>
      </w:r>
    </w:p>
    <w:p w:rsidR="00000000" w:rsidDel="00000000" w:rsidP="00000000" w:rsidRDefault="00000000" w:rsidRPr="00000000" w14:paraId="0000021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21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w:t>
      </w:r>
    </w:p>
    <w:p w:rsidR="00000000" w:rsidDel="00000000" w:rsidP="00000000" w:rsidRDefault="00000000" w:rsidRPr="00000000" w14:paraId="0000021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“Har pyaar ke peeche kuch raaz chhupe hote hain…”</w:t>
      </w:r>
    </w:p>
    <w:p w:rsidR="00000000" w:rsidDel="00000000" w:rsidP="00000000" w:rsidRDefault="00000000" w:rsidRPr="00000000" w14:paraId="0000022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2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9">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A">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3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11</w:t>
      </w:r>
    </w:p>
    <w:p w:rsidR="00000000" w:rsidDel="00000000" w:rsidP="00000000" w:rsidRDefault="00000000" w:rsidRPr="00000000" w14:paraId="0000023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Kabir’s House</w:t>
      </w:r>
    </w:p>
    <w:p w:rsidR="00000000" w:rsidDel="00000000" w:rsidP="00000000" w:rsidRDefault="00000000" w:rsidRPr="00000000" w14:paraId="0000023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15 sec]</w:t>
      </w:r>
    </w:p>
    <w:p w:rsidR="00000000" w:rsidDel="00000000" w:rsidP="00000000" w:rsidRDefault="00000000" w:rsidRPr="00000000" w14:paraId="0000023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Flashbacks: Balcony par Kabir-Rhea ka haath pakadna, Rhea ka phone bajna, Kabir ka tension bhara chehra.</w:t>
      </w:r>
    </w:p>
    <w:p w:rsidR="00000000" w:rsidDel="00000000" w:rsidP="00000000" w:rsidRDefault="00000000" w:rsidRPr="00000000" w14:paraId="0000023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Soft rain, halki si door traffic.</w:t>
      </w:r>
    </w:p>
    <w:p w:rsidR="00000000" w:rsidDel="00000000" w:rsidP="00000000" w:rsidRDefault="00000000" w:rsidRPr="00000000" w14:paraId="0000024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KABIR’S HOUSE – NIGHT]</w:t>
      </w:r>
    </w:p>
    <w:p w:rsidR="00000000" w:rsidDel="00000000" w:rsidP="00000000" w:rsidRDefault="00000000" w:rsidRPr="00000000" w14:paraId="0000024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phone uthane lagti hai to woh abhi girne hi wali thi ki kabir use kamar se pakad kar bacha leta hai,, Kabir, Rhea ko or dard nahi dena chahta...</w:t>
      </w:r>
    </w:p>
    <w:p w:rsidR="00000000" w:rsidDel="00000000" w:rsidP="00000000" w:rsidRDefault="00000000" w:rsidRPr="00000000" w14:paraId="0000024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uske chehre pe — halki si sharm aur tension dono.</w:t>
      </w:r>
    </w:p>
    <w:p w:rsidR="00000000" w:rsidDel="00000000" w:rsidP="00000000" w:rsidRDefault="00000000" w:rsidRPr="00000000" w14:paraId="0000024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Hum sirf Rhea ke expressions dekhte hain — ek pal mein woh thoda gum ho jati hai, phir aankhon mein ek chhoti si chamak aati hai, jaise wohh kuch faisla kar rahi ho.</w:t>
      </w:r>
    </w:p>
    <w:p w:rsidR="00000000" w:rsidDel="00000000" w:rsidP="00000000" w:rsidRDefault="00000000" w:rsidRPr="00000000" w14:paraId="0000024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KABIR’S HOUSE – LIVING ROOM]</w:t>
      </w:r>
    </w:p>
    <w:p w:rsidR="00000000" w:rsidDel="00000000" w:rsidP="00000000" w:rsidRDefault="00000000" w:rsidRPr="00000000" w14:paraId="0000024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Call khatam hone par Rhea phone rakhti hai, Kabir uske haath apne haath me le leta hai.</w:t>
      </w:r>
    </w:p>
    <w:p w:rsidR="00000000" w:rsidDel="00000000" w:rsidP="00000000" w:rsidRDefault="00000000" w:rsidRPr="00000000" w14:paraId="0000024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(bahut dheere, pyaar bhari awaaz me):</w:t>
      </w:r>
    </w:p>
    <w:p w:rsidR="00000000" w:rsidDel="00000000" w:rsidP="00000000" w:rsidRDefault="00000000" w:rsidRPr="00000000" w14:paraId="0000024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“Main hamesha tumhare saath hoon.</w:t>
      </w:r>
    </w:p>
    <w:p w:rsidR="00000000" w:rsidDel="00000000" w:rsidP="00000000" w:rsidRDefault="00000000" w:rsidRPr="00000000" w14:paraId="0000024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uski aankhon me dekhti hai, UN dono ke beech kuch ankahe jazbaat chal rahe hain — ek pal ki khamoshi, joh pyaar aur bharose se bhari hoti hai.</w:t>
      </w:r>
    </w:p>
    <w:p w:rsidR="00000000" w:rsidDel="00000000" w:rsidP="00000000" w:rsidRDefault="00000000" w:rsidRPr="00000000" w14:paraId="0000024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INT. KABIR’S HOUSE – BEDROOM]</w:t>
      </w:r>
    </w:p>
    <w:p w:rsidR="00000000" w:rsidDel="00000000" w:rsidP="00000000" w:rsidRDefault="00000000" w:rsidRPr="00000000" w14:paraId="0000024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apne kapde badal rahi hai, Kabir dhyaan se use observe karta hai, uske har chhote se gesture ko mehsoos karta hai.</w:t>
      </w:r>
    </w:p>
    <w:p w:rsidR="00000000" w:rsidDel="00000000" w:rsidP="00000000" w:rsidRDefault="00000000" w:rsidRPr="00000000" w14:paraId="0000024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dheere se uske paas jaata hai, haath uski kamar par rakh deta hai — ye haath koi sirf touch nahi, ek promise hai.</w:t>
      </w:r>
    </w:p>
    <w:p w:rsidR="00000000" w:rsidDel="00000000" w:rsidP="00000000" w:rsidRDefault="00000000" w:rsidRPr="00000000" w14:paraId="0000024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ek chhupi Hui muskaan ke saath uski taraf dekhti hai, aankhon mein bharosa aur thodi si pyaari himmat:</w:t>
      </w:r>
    </w:p>
    <w:p w:rsidR="00000000" w:rsidDel="00000000" w:rsidP="00000000" w:rsidRDefault="00000000" w:rsidRPr="00000000" w14:paraId="0000024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t>
      </w:r>
    </w:p>
    <w:p w:rsidR="00000000" w:rsidDel="00000000" w:rsidP="00000000" w:rsidRDefault="00000000" w:rsidRPr="00000000" w14:paraId="0000024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CLIFFHANGER]</w:t>
      </w:r>
    </w:p>
    <w:p w:rsidR="00000000" w:rsidDel="00000000" w:rsidP="00000000" w:rsidRDefault="00000000" w:rsidRPr="00000000" w14:paraId="0000024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Jaise hi dono ek dusre ke kareeb aate hain, Rhea ka phone phir bajta hai — is baar caller ID: “Unknown.”</w:t>
      </w:r>
    </w:p>
    <w:p w:rsidR="00000000" w:rsidDel="00000000" w:rsidP="00000000" w:rsidRDefault="00000000" w:rsidRPr="00000000" w14:paraId="0000025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dono ruk jaate hain, ek dusre ki aankhon me dekhte hain — pyaar mein chhupa ek naya sawaal.</w:t>
      </w:r>
    </w:p>
    <w:p w:rsidR="00000000" w:rsidDel="00000000" w:rsidP="00000000" w:rsidRDefault="00000000" w:rsidRPr="00000000" w14:paraId="0000025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25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w:t>
      </w:r>
    </w:p>
    <w:p w:rsidR="00000000" w:rsidDel="00000000" w:rsidP="00000000" w:rsidRDefault="00000000" w:rsidRPr="00000000" w14:paraId="0000025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“Pyaar mein kabhi kabhi khamoshi bhi kuch kah jaati hai.”</w:t>
      </w:r>
    </w:p>
    <w:p w:rsidR="00000000" w:rsidDel="00000000" w:rsidP="00000000" w:rsidRDefault="00000000" w:rsidRPr="00000000" w14:paraId="00000254">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55">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5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12</w:t>
      </w:r>
    </w:p>
    <w:p w:rsidR="00000000" w:rsidDel="00000000" w:rsidP="00000000" w:rsidRDefault="00000000" w:rsidRPr="00000000" w14:paraId="0000025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Kabir’s House + Nearby Lane</w:t>
      </w:r>
    </w:p>
    <w:p w:rsidR="00000000" w:rsidDel="00000000" w:rsidP="00000000" w:rsidRDefault="00000000" w:rsidRPr="00000000" w14:paraId="00000258">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15 sec]</w:t>
      </w:r>
    </w:p>
    <w:p w:rsidR="00000000" w:rsidDel="00000000" w:rsidP="00000000" w:rsidRDefault="00000000" w:rsidRPr="00000000" w14:paraId="0000025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Flashbacks: Kabir ka pyaar bhara chehra, Rhea ka ghabrahat bhara haath Kabir ke haath mein.</w:t>
      </w:r>
    </w:p>
    <w:p w:rsidR="00000000" w:rsidDel="00000000" w:rsidP="00000000" w:rsidRDefault="00000000" w:rsidRPr="00000000" w14:paraId="0000025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Soft instrumental music + shehar ki halki awaaz.</w:t>
      </w:r>
    </w:p>
    <w:p w:rsidR="00000000" w:rsidDel="00000000" w:rsidP="00000000" w:rsidRDefault="00000000" w:rsidRPr="00000000" w14:paraId="0000025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KABIR’S HOUSE – LIVING ROOM – MORNING]</w:t>
      </w:r>
    </w:p>
    <w:p w:rsidR="00000000" w:rsidDel="00000000" w:rsidP="00000000" w:rsidRDefault="00000000" w:rsidRPr="00000000" w14:paraId="0000025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dheere-dheere apne dono haath Kabir ke haath mein dekar khadi hoti hai. Uska chehra thoda anjaana, thoda darr bhara hai.</w:t>
      </w:r>
    </w:p>
    <w:p w:rsidR="00000000" w:rsidDel="00000000" w:rsidP="00000000" w:rsidRDefault="00000000" w:rsidRPr="00000000" w14:paraId="0000025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(pyar se, haath mazboot karte hue):</w:t>
      </w:r>
    </w:p>
    <w:p w:rsidR="00000000" w:rsidDel="00000000" w:rsidP="00000000" w:rsidRDefault="00000000" w:rsidRPr="00000000" w14:paraId="0000025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“Dheere chalna, Rhea. Main tumhare saath hoon.”</w:t>
      </w:r>
    </w:p>
    <w:p w:rsidR="00000000" w:rsidDel="00000000" w:rsidP="00000000" w:rsidRDefault="00000000" w:rsidRPr="00000000" w14:paraId="0000025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thoda unstable hoti hai, ek chhota sa kadam aage badhati hai, par balance kho deti hai — girne lagti hai.</w:t>
      </w:r>
    </w:p>
    <w:p w:rsidR="00000000" w:rsidDel="00000000" w:rsidP="00000000" w:rsidRDefault="00000000" w:rsidRPr="00000000" w14:paraId="0000026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(turant pakad leta):</w:t>
      </w:r>
    </w:p>
    <w:p w:rsidR="00000000" w:rsidDel="00000000" w:rsidP="00000000" w:rsidRDefault="00000000" w:rsidRPr="00000000" w14:paraId="0000026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muskurati hai, thodi himmat paati hai.</w:t>
      </w:r>
    </w:p>
    <w:p w:rsidR="00000000" w:rsidDel="00000000" w:rsidP="00000000" w:rsidRDefault="00000000" w:rsidRPr="00000000" w14:paraId="00000262">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6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EXT. KABIR’S HOUSE – NARROW LANE – DAY]</w:t>
      </w:r>
    </w:p>
    <w:p w:rsidR="00000000" w:rsidDel="00000000" w:rsidP="00000000" w:rsidRDefault="00000000" w:rsidRPr="00000000" w14:paraId="0000026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Rhea ko haath pakad ke bahar le jaata hai, chhoti gali mein halki dhoop me.</w:t>
      </w:r>
    </w:p>
    <w:p w:rsidR="00000000" w:rsidDel="00000000" w:rsidP="00000000" w:rsidRDefault="00000000" w:rsidRPr="00000000" w14:paraId="0000026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r>
    </w:p>
    <w:p w:rsidR="00000000" w:rsidDel="00000000" w:rsidP="00000000" w:rsidRDefault="00000000" w:rsidRPr="00000000" w14:paraId="0000026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“Ab hum thodi practice karenge.</w:t>
      </w:r>
    </w:p>
    <w:p w:rsidR="00000000" w:rsidDel="00000000" w:rsidP="00000000" w:rsidRDefault="00000000" w:rsidRPr="00000000" w14:paraId="0000026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dheere-dheere chalte hue har kadam sambhalti hai, Kabir uska haath kabhi zor se pakadta hai, kabhi halki support deta hai.</w:t>
      </w:r>
    </w:p>
    <w:p w:rsidR="00000000" w:rsidDel="00000000" w:rsidP="00000000" w:rsidRDefault="00000000" w:rsidRPr="00000000" w14:paraId="00000268">
      <w:pPr>
        <w:spacing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69">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r>
    </w:p>
    <w:p w:rsidR="00000000" w:rsidDel="00000000" w:rsidP="00000000" w:rsidRDefault="00000000" w:rsidRPr="00000000" w14:paraId="0000026A">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“Agar tumari ankhe chli gyi to main tumahri ankhe banuga,, Waise bhi Pyaar me andha hona bura nahi, Rhea. Main tumhe har andhere se roshni dikhata rahunga.”</w:t>
      </w:r>
    </w:p>
    <w:p w:rsidR="00000000" w:rsidDel="00000000" w:rsidP="00000000" w:rsidRDefault="00000000" w:rsidRPr="00000000" w14:paraId="0000026B">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CLOSE-UP – Kabir aur Rhea ke haath]</w:t>
      </w:r>
    </w:p>
    <w:p w:rsidR="00000000" w:rsidDel="00000000" w:rsidP="00000000" w:rsidRDefault="00000000" w:rsidRPr="00000000" w14:paraId="0000026C">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Unke haath saath-saath, Kabir ke haath me Rhea ka haath mazbooti se thaam hai.</w:t>
      </w:r>
    </w:p>
    <w:p w:rsidR="00000000" w:rsidDel="00000000" w:rsidP="00000000" w:rsidRDefault="00000000" w:rsidRPr="00000000" w14:paraId="0000026D">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CLIFFHANGER]</w:t>
      </w:r>
    </w:p>
    <w:p w:rsidR="00000000" w:rsidDel="00000000" w:rsidP="00000000" w:rsidRDefault="00000000" w:rsidRPr="00000000" w14:paraId="0000026E">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aur Rhea saath chal rahe hain, Kabir Rhea ka haath dheere se pakde hua.</w:t>
      </w:r>
    </w:p>
    <w:p w:rsidR="00000000" w:rsidDel="00000000" w:rsidP="00000000" w:rsidRDefault="00000000" w:rsidRPr="00000000" w14:paraId="0000026F">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muskurati hai:</w:t>
      </w:r>
    </w:p>
    <w:p w:rsidR="00000000" w:rsidDel="00000000" w:rsidP="00000000" w:rsidRDefault="00000000" w:rsidRPr="00000000" w14:paraId="00000270">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r>
    </w:p>
    <w:p w:rsidR="00000000" w:rsidDel="00000000" w:rsidP="00000000" w:rsidRDefault="00000000" w:rsidRPr="00000000" w14:paraId="00000271">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“Tumhare saath chalna ab zyada aasaan lagta hai.”</w:t>
      </w:r>
    </w:p>
    <w:p w:rsidR="00000000" w:rsidDel="00000000" w:rsidP="00000000" w:rsidRDefault="00000000" w:rsidRPr="00000000" w14:paraId="00000272">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dheere zoom out hota hai, dikhata hai ek shadowed figure building ke peeche se unhe dekh raha hai — uska chehra nazar nahi aata, sirf aankhon ki chamak dikh rahi hai.</w:t>
      </w:r>
    </w:p>
    <w:p w:rsidR="00000000" w:rsidDel="00000000" w:rsidP="00000000" w:rsidRDefault="00000000" w:rsidRPr="00000000" w14:paraId="00000273">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Shadowed figure ek phone haath mein pakde hai, lekin uska face andhera mein chhupa hua hai.</w:t>
      </w:r>
    </w:p>
    <w:p w:rsidR="00000000" w:rsidDel="00000000" w:rsidP="00000000" w:rsidRDefault="00000000" w:rsidRPr="00000000" w14:paraId="00000274">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Music thoda tense ho jata hai, lekin scene ke ambience mein pyaar aur sukoon bhi bana rahta hai.</w:t>
      </w:r>
    </w:p>
    <w:p w:rsidR="00000000" w:rsidDel="00000000" w:rsidP="00000000" w:rsidRDefault="00000000" w:rsidRPr="00000000" w14:paraId="00000275">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276">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w:t>
      </w:r>
    </w:p>
    <w:p w:rsidR="00000000" w:rsidDel="00000000" w:rsidP="00000000" w:rsidRDefault="00000000" w:rsidRPr="00000000" w14:paraId="00000277">
      <w:pPr>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“Jab pyaar naya ho, par andheron ke saaye bhi saath chalne lage...”</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7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7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7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7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7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7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7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8B">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phsjpszdfn5z" w:id="0"/>
      <w:bookmarkEnd w:id="0"/>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13</w:t>
      </w:r>
    </w:p>
    <w:p w:rsidR="00000000" w:rsidDel="00000000" w:rsidP="00000000" w:rsidRDefault="00000000" w:rsidRPr="00000000" w14:paraId="0000028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Courtyard + Shadowed Street</w:t>
      </w:r>
    </w:p>
    <w:p w:rsidR="00000000" w:rsidDel="00000000" w:rsidP="00000000" w:rsidRDefault="00000000" w:rsidRPr="00000000" w14:paraId="0000028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Rhea ka muskaan bhara chehra, Kabir ke lafz – “Pyaar mein andha hona bura nahi.” Uske baad wohh shadowed figure joh unhe dekh raha tha, phone haath mein.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Soft piano se shuru, phir halki tension strings add hoti hain.</w:t>
      </w:r>
    </w:p>
    <w:p w:rsidR="00000000" w:rsidDel="00000000" w:rsidP="00000000" w:rsidRDefault="00000000" w:rsidRPr="00000000" w14:paraId="0000028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KABIR’S HOUSE – COURTYARD – EVENING]</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chhote se aangan mein nange pair chalti hai, haathon se phoolon ko chhuti hai. Uski ungliyon mein kaliyon ki nami mehsoos hoti hai.</w:t>
      </w:r>
    </w:p>
    <w:p w:rsidR="00000000" w:rsidDel="00000000" w:rsidP="00000000" w:rsidRDefault="00000000" w:rsidRPr="00000000" w14:paraId="0000029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(halke se muskurate hue, khud se)</w:t>
        <w:br w:type="textWrapping"/>
        <w:t xml:space="preserve"> “Esa lagta hai ki jaise ye Phool bhi sans le rhe hain…</w:t>
      </w:r>
    </w:p>
    <w:p w:rsidR="00000000" w:rsidDel="00000000" w:rsidP="00000000" w:rsidRDefault="00000000" w:rsidRPr="00000000" w14:paraId="0000029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ek taraf se usse dekhta hai. Uske hothon pe ek chhupi muskaan hai. Lekin uske andar ek alag hi khamoshi chal rahi hai – uske lips barely move karte hain, jaise ginti kar raha ho… “do… teen… chaar…”</w:t>
      </w:r>
    </w:p>
    <w:p w:rsidR="00000000" w:rsidDel="00000000" w:rsidP="00000000" w:rsidRDefault="00000000" w:rsidRPr="00000000" w14:paraId="0000029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CLOSE-UP – 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Uski aankhen Rhea par tikki hain, lekin dimaag mein kuch aur chal raha hai. Waqt ko ginne ka ek ajeeb junoon.</w:t>
      </w:r>
    </w:p>
    <w:p w:rsidR="00000000" w:rsidDel="00000000" w:rsidP="00000000" w:rsidRDefault="00000000" w:rsidRPr="00000000" w14:paraId="0000029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(awaaz mein halki shararat)</w:t>
        <w:br w:type="textWrapping"/>
        <w:t xml:space="preserve"> “Kabir… aap muskura rahe ho, mujhe sunayi de raha hai.”</w:t>
      </w:r>
    </w:p>
    <w:p w:rsidR="00000000" w:rsidDel="00000000" w:rsidP="00000000" w:rsidRDefault="00000000" w:rsidRPr="00000000" w14:paraId="0000029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(turat sambhalte hue, pyaar se)</w:t>
        <w:br w:type="textWrapping"/>
        <w:t xml:space="preserve"> “Haan.. Tumhe dekh kar lagta hai jaise ye waqat ruk sa gaya hai...”</w:t>
      </w:r>
    </w:p>
    <w:p w:rsidR="00000000" w:rsidDel="00000000" w:rsidP="00000000" w:rsidRDefault="00000000" w:rsidRPr="00000000" w14:paraId="0000029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khilkhilati si muskurahat deti hai</w:t>
      </w:r>
    </w:p>
    <w:p w:rsidR="00000000" w:rsidDel="00000000" w:rsidP="00000000" w:rsidRDefault="00000000" w:rsidRPr="00000000" w14:paraId="0000029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EXT. NARROW STREET OUTSIDE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dheere aangan se zoom out hota hai. Bahar wahi shadowed figure khada hai. Is baar uske phone screen ki roshni halki si chamakti hai. Uski ungli screen pe swipe karti hai – jaise video record kar raha ho.</w:t>
      </w:r>
    </w:p>
    <w:p w:rsidR="00000000" w:rsidDel="00000000" w:rsidP="00000000" w:rsidRDefault="00000000" w:rsidRPr="00000000" w14:paraId="0000029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Shadowed figure ke hoth se ek faint laugh nikalti hai – bahut halki, lekin spine-chilling.</w:t>
      </w:r>
    </w:p>
    <w:p w:rsidR="00000000" w:rsidDel="00000000" w:rsidP="00000000" w:rsidRDefault="00000000" w:rsidRPr="00000000" w14:paraId="0000029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phoolon ko chhod kar Kabir ki taraf mudti hai.</w:t>
      </w:r>
    </w:p>
    <w:p w:rsidR="00000000" w:rsidDel="00000000" w:rsidP="00000000" w:rsidRDefault="00000000" w:rsidRPr="00000000" w14:paraId="0000029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(achanak thehr kar)</w:t>
        <w:br w:type="textWrapping"/>
        <w:t xml:space="preserve"> “Kabir… mujhe lagta hai… yahan koi hai.”</w:t>
      </w:r>
    </w:p>
    <w:p w:rsidR="00000000" w:rsidDel="00000000" w:rsidP="00000000" w:rsidRDefault="00000000" w:rsidRPr="00000000" w14:paraId="0000029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ki ginti turant ruk jaati hai. Uski aankhen ek pal ke liye andhere ki taraf jhakti hain. Shadowed figure ek kadam aur peeche hat jata hai, andhere mein ghul kar gaayab.</w:t>
      </w:r>
    </w:p>
    <w:p w:rsidR="00000000" w:rsidDel="00000000" w:rsidP="00000000" w:rsidRDefault="00000000" w:rsidRPr="00000000" w14:paraId="0000029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Camera – CLOSE on Kabir’s face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Uska chehra ek ajeeb mix hai – pyaar, darr, aur ek chhupi tension.</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"Jab sach chupaya jaye, toh saaye aur gehre ho jaate hain…"</w:t>
      </w:r>
    </w:p>
    <w:p w:rsidR="00000000" w:rsidDel="00000000" w:rsidP="00000000" w:rsidRDefault="00000000" w:rsidRPr="00000000" w14:paraId="000002A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2A1">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43s6jqb0ww5j" w:id="1"/>
      <w:bookmarkEnd w:id="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14</w:t>
      </w:r>
    </w:p>
    <w:p w:rsidR="00000000" w:rsidDel="00000000" w:rsidP="00000000" w:rsidRDefault="00000000" w:rsidRPr="00000000" w14:paraId="000002A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Courtyard + Inside Hallway</w:t>
      </w:r>
    </w:p>
    <w:p w:rsidR="00000000" w:rsidDel="00000000" w:rsidP="00000000" w:rsidRDefault="00000000" w:rsidRPr="00000000" w14:paraId="000002A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Rhea phoolon ko chhuti hai, Kabir usse dekh kar ginti karta hai, Rhea ke wohrds – “Kabir… yahan koi hai?” Aur wohh shadowed figure joh phone screen ke saath andhere me gaayab ho gaya.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Soft piano + halki heartbeat sound, jaise suspense barh raha ho.</w:t>
      </w:r>
    </w:p>
    <w:p w:rsidR="00000000" w:rsidDel="00000000" w:rsidP="00000000" w:rsidRDefault="00000000" w:rsidRPr="00000000" w14:paraId="000002A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KABIR’S HOUSE – COURTYARD – NIGHT CONTINUED]</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phoolon se hatkar Kabir ka haath pakadti hai. Ab dono dheere-dheere chalna shuru karte hain, jaise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12 ki practice phir se zinda ho gayi ho.</w:t>
      </w:r>
    </w:p>
    <w:p w:rsidR="00000000" w:rsidDel="00000000" w:rsidP="00000000" w:rsidRDefault="00000000" w:rsidRPr="00000000" w14:paraId="000002A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(halke pyaar se, guide karte hue)</w:t>
      </w:r>
    </w:p>
    <w:p w:rsidR="00000000" w:rsidDel="00000000" w:rsidP="00000000" w:rsidRDefault="00000000" w:rsidRPr="00000000" w14:paraId="000002A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Nhi shayd koi nahi hai,, tumhara veham hoga….</w:t>
      </w:r>
    </w:p>
    <w:p w:rsidR="00000000" w:rsidDel="00000000" w:rsidP="00000000" w:rsidRDefault="00000000" w:rsidRPr="00000000" w14:paraId="000002A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Rhea ko fir se chalna sikhata hai, Rhea thoda ladkhadati hai, Kabir turant sambhalta hai. Dono ek pal ke liye ek dusre ke bahut kareeb aa jaate hain.</w:t>
      </w:r>
    </w:p>
    <w:p w:rsidR="00000000" w:rsidDel="00000000" w:rsidP="00000000" w:rsidRDefault="00000000" w:rsidRPr="00000000" w14:paraId="000002A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(muskaan ke saath)</w:t>
        <w:br w:type="textWrapping"/>
        <w:t xml:space="preserve"> “Tumhare saath chalna… ab zyada aasaan lagta hai.”</w:t>
      </w:r>
    </w:p>
    <w:p w:rsidR="00000000" w:rsidDel="00000000" w:rsidP="00000000" w:rsidRDefault="00000000" w:rsidRPr="00000000" w14:paraId="000002A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CLOSE-UP – KABIR’S HAND]</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Kabir ke haath par tikta hai Joh Rhea ka haath mazbooti se thaame hue hai. Uski ungliyon par ek purana tattoo saaf nazar aata hai — gehra laal rang, jaise Kisi ritual ka hissa ho. Thoda sa dried, lekin pehchaan mein aane layak.</w:t>
      </w:r>
    </w:p>
    <w:p w:rsidR="00000000" w:rsidDel="00000000" w:rsidP="00000000" w:rsidRDefault="00000000" w:rsidRPr="00000000" w14:paraId="000002A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Background me ek faint mantra jaisi halki SFX sunayi deti hai (very subtle, jaise Kabir ke haath se nikal rahi ho).</w:t>
      </w:r>
    </w:p>
    <w:p w:rsidR="00000000" w:rsidDel="00000000" w:rsidP="00000000" w:rsidRDefault="00000000" w:rsidRPr="00000000" w14:paraId="000002A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(naadaan si curiosity ke saath)</w:t>
        <w:br w:type="textWrapping"/>
        <w:t xml:space="preserve"> “Kabir… tumhare haath par yeh nishaan… ye kis chij ka hai ?</w:t>
      </w:r>
    </w:p>
    <w:p w:rsidR="00000000" w:rsidDel="00000000" w:rsidP="00000000" w:rsidRDefault="00000000" w:rsidRPr="00000000" w14:paraId="000002A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pal bhar ke liye ruk jaata hai. Uska chehra ek pal ke liye blank, fir turant muskaan laata hai.</w:t>
      </w:r>
    </w:p>
    <w:p w:rsidR="00000000" w:rsidDel="00000000" w:rsidP="00000000" w:rsidRDefault="00000000" w:rsidRPr="00000000" w14:paraId="000002A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(halke tone mein, baat talte hue)</w:t>
        <w:br w:type="textWrapping"/>
        <w:t xml:space="preserve"> nahi,, ye bas ek purana tattoo hai..</w:t>
      </w:r>
    </w:p>
    <w:p w:rsidR="00000000" w:rsidDel="00000000" w:rsidP="00000000" w:rsidRDefault="00000000" w:rsidRPr="00000000" w14:paraId="000002B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 KABIR’S HOUSE – HALLWAY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Rhea ko andar le jaata hai. Camera hallway ke darwaze par ruk jata hai. Wahi shadowed figure phir se ek dusre kone se dikhai deta hai — is baar door ki jali ke peechhe, uski aankhen chamak rahi hain.</w:t>
      </w:r>
    </w:p>
    <w:p w:rsidR="00000000" w:rsidDel="00000000" w:rsidP="00000000" w:rsidRDefault="00000000" w:rsidRPr="00000000" w14:paraId="000002B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Uske phone screen par ek chhoti si RED DOT blink karti hai — jaise record button on ho.</w:t>
      </w:r>
    </w:p>
    <w:p w:rsidR="00000000" w:rsidDel="00000000" w:rsidP="00000000" w:rsidRDefault="00000000" w:rsidRPr="00000000" w14:paraId="000002B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Kabir ka haath dabakar muskurati hai, lekin uski ungliyaan ke tattooko mehsoos karti hain.</w:t>
      </w:r>
    </w:p>
    <w:p w:rsidR="00000000" w:rsidDel="00000000" w:rsidP="00000000" w:rsidRDefault="00000000" w:rsidRPr="00000000" w14:paraId="000002B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(slowly, almost whispering)</w:t>
        <w:br w:type="textWrapping"/>
        <w:t xml:space="preserve"> “main is tattoo ko or tumari dhadkan ko mehsus kar skti hun...”</w:t>
      </w:r>
    </w:p>
    <w:p w:rsidR="00000000" w:rsidDel="00000000" w:rsidP="00000000" w:rsidRDefault="00000000" w:rsidRPr="00000000" w14:paraId="000002B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turant apna haath peeche kheench leta hai. Uski aankhon mein ek khamosh khauf.</w:t>
      </w:r>
    </w:p>
    <w:p w:rsidR="00000000" w:rsidDel="00000000" w:rsidP="00000000" w:rsidRDefault="00000000" w:rsidRPr="00000000" w14:paraId="000002B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CAMERA CLOSES on Kabir’s trembling fingers.</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Tattoo ka laal rang thoda zyada chamakne lagta hai.</w:t>
      </w:r>
    </w:p>
    <w:p w:rsidR="00000000" w:rsidDel="00000000" w:rsidP="00000000" w:rsidRDefault="00000000" w:rsidRPr="00000000" w14:paraId="000002B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2B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"Har kadam pe ek raaz chhupa hai… aur Rhea uske beech chal rahi hai."</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B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B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B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B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B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CE">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okq64xoyulnf" w:id="2"/>
      <w:bookmarkEnd w:id="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15</w:t>
      </w:r>
    </w:p>
    <w:p w:rsidR="00000000" w:rsidDel="00000000" w:rsidP="00000000" w:rsidRDefault="00000000" w:rsidRPr="00000000" w14:paraId="000002C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Rhea’s Room + Kabir’s Room (Night)</w:t>
      </w:r>
    </w:p>
    <w:p w:rsidR="00000000" w:rsidDel="00000000" w:rsidP="00000000" w:rsidRDefault="00000000" w:rsidRPr="00000000" w14:paraId="000002D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Kabir Rhea ko chalna sikhata hai, uske haath par laal tilak ka close-up, Rhea ka sawaal – “Yeh rang… jaise abhi bhi geela hai”, aur Kabir ka turant haath peeche kheench lena. Shadowed figure ka phone record karna.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Slow heartbeat + faint chanting echo, jaise recap ke andar hi shamil ho.</w:t>
      </w:r>
    </w:p>
    <w:p w:rsidR="00000000" w:rsidDel="00000000" w:rsidP="00000000" w:rsidRDefault="00000000" w:rsidRPr="00000000" w14:paraId="000002D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KABIR’S HOUSE – RHEA’S ROOM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bistar par so rahi hoti hai. Shaant ghar mein sirf raat ke insect’s ki aawaaz. Achaanak uske kaan ek halki si gunj pakad lete hain — kuch mantr jaise bolne ki awaaz.</w:t>
      </w:r>
    </w:p>
    <w:p w:rsidR="00000000" w:rsidDel="00000000" w:rsidP="00000000" w:rsidRDefault="00000000" w:rsidRPr="00000000" w14:paraId="000002D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CAMERA – CLOSE on Rhea’s ears twitching slightly.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Wohh aankhein kholti hai, bistar par seedhi baith jaati hai.</w:t>
      </w:r>
    </w:p>
    <w:p w:rsidR="00000000" w:rsidDel="00000000" w:rsidP="00000000" w:rsidRDefault="00000000" w:rsidRPr="00000000" w14:paraId="000002D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 (V.O.)</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(andar hi andar, halki fufusaahat)</w:t>
        <w:br w:type="textWrapping"/>
        <w:t xml:space="preserve"> “Yeh… kaisi awaaz hai?”</w:t>
      </w:r>
    </w:p>
    <w:p w:rsidR="00000000" w:rsidDel="00000000" w:rsidP="00000000" w:rsidRDefault="00000000" w:rsidRPr="00000000" w14:paraId="000002D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INT. KABIR’S ROOM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dheere-dheere Kabir ke kamre ki taraf ghoomta hai. Darwaza adha khula hai. Andar se ek gheri, dheemi aawaaz aa rahi hai — jaise mantr ya jhaap.</w:t>
      </w:r>
    </w:p>
    <w:p w:rsidR="00000000" w:rsidDel="00000000" w:rsidP="00000000" w:rsidRDefault="00000000" w:rsidRPr="00000000" w14:paraId="000002D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andhere me baitha hai, uske hoth hil rahe hain. Uske saamne ek chhoti si thali hai jisme diya bujh chuka hai, aur ek laal rang ka tilak phaila hua hai.</w:t>
      </w:r>
    </w:p>
    <w:p w:rsidR="00000000" w:rsidDel="00000000" w:rsidP="00000000" w:rsidRDefault="00000000" w:rsidRPr="00000000" w14:paraId="000002D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darwaze ke paas khadi sun rahi hai. Uski ungliyan darwaze ke frame ko pakad ke kaamp rahi hain.</w:t>
      </w:r>
    </w:p>
    <w:p w:rsidR="00000000" w:rsidDel="00000000" w:rsidP="00000000" w:rsidRDefault="00000000" w:rsidRPr="00000000" w14:paraId="000002D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 HALLWAY – CONTINUOUS]</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Achaanak mantr ruk jaata hai. Door creaks. Kabir turant darwaza kholta hai. Rhea hastily apna chehra seedha karti hai, jaise bas wahin se guzar rahi ho.</w:t>
      </w:r>
    </w:p>
    <w:p w:rsidR="00000000" w:rsidDel="00000000" w:rsidP="00000000" w:rsidRDefault="00000000" w:rsidRPr="00000000" w14:paraId="000002D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(soft tone, par aankhon mein chhupi tezi)</w:t>
        <w:br w:type="textWrapping"/>
        <w:t xml:space="preserve"> “Rhea… tum jag rhi ho? Or yahan kaise?</w:t>
      </w:r>
    </w:p>
    <w:p w:rsidR="00000000" w:rsidDel="00000000" w:rsidP="00000000" w:rsidRDefault="00000000" w:rsidRPr="00000000" w14:paraId="000002D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(thoda hichakte hue)</w:t>
      </w:r>
    </w:p>
    <w:p w:rsidR="00000000" w:rsidDel="00000000" w:rsidP="00000000" w:rsidRDefault="00000000" w:rsidRPr="00000000" w14:paraId="000002D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Main to bas washroom jaa rhi thi,, mujhe yahan se kuchh awaz aai..</w:t>
      </w:r>
    </w:p>
    <w:p w:rsidR="00000000" w:rsidDel="00000000" w:rsidP="00000000" w:rsidRDefault="00000000" w:rsidRPr="00000000" w14:paraId="000002D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(soft tone,)</w:t>
      </w:r>
    </w:p>
    <w:p w:rsidR="00000000" w:rsidDel="00000000" w:rsidP="00000000" w:rsidRDefault="00000000" w:rsidRPr="00000000" w14:paraId="000002D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Main tumhare liye pray kar rha tha..</w:t>
      </w:r>
    </w:p>
    <w:p w:rsidR="00000000" w:rsidDel="00000000" w:rsidP="00000000" w:rsidRDefault="00000000" w:rsidRPr="00000000" w14:paraId="000002E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r>
    </w:p>
    <w:p w:rsidR="00000000" w:rsidDel="00000000" w:rsidP="00000000" w:rsidRDefault="00000000" w:rsidRPr="00000000" w14:paraId="000002E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Pray? Woh bhi is time?</w:t>
      </w:r>
    </w:p>
    <w:p w:rsidR="00000000" w:rsidDel="00000000" w:rsidP="00000000" w:rsidRDefault="00000000" w:rsidRPr="00000000" w14:paraId="000002E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ek halka sa muskaan deta hai, lekin uske haath ki ungliyon par wahi laal tattoochamak raha hai.</w:t>
      </w:r>
    </w:p>
    <w:p w:rsidR="00000000" w:rsidDel="00000000" w:rsidP="00000000" w:rsidRDefault="00000000" w:rsidRPr="00000000" w14:paraId="000002E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dheere-dheere zoom karta hai Kabir ke peechhe — room ke kone mein ek chhoti si laal dhari jaisi line deewar par bani hai, jaise abhi abhi ungli se kheenchhi gayi ho. Us line se halki dhundh si nikalti hai.</w:t>
      </w:r>
    </w:p>
    <w:p w:rsidR="00000000" w:rsidDel="00000000" w:rsidP="00000000" w:rsidRDefault="00000000" w:rsidRPr="00000000" w14:paraId="000002E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ki aankhen us taraf tik jaati hain. Kabir turant darwaza poora band kar deta hai, us dhundh ko andhar hi chhupate hue.</w:t>
      </w:r>
    </w:p>
    <w:p w:rsidR="00000000" w:rsidDel="00000000" w:rsidP="00000000" w:rsidRDefault="00000000" w:rsidRPr="00000000" w14:paraId="000002E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Kuch prarthanayein sirf bhagwan ke liye nahi hoti…</w:t>
      </w:r>
    </w:p>
    <w:p w:rsidR="00000000" w:rsidDel="00000000" w:rsidP="00000000" w:rsidRDefault="00000000" w:rsidRPr="00000000" w14:paraId="000002E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2FB">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ufqmqzi1k2hv" w:id="3"/>
      <w:bookmarkEnd w:id="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16</w:t>
      </w:r>
    </w:p>
    <w:p w:rsidR="00000000" w:rsidDel="00000000" w:rsidP="00000000" w:rsidRDefault="00000000" w:rsidRPr="00000000" w14:paraId="000002F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Bazaar – Day</w:t>
      </w:r>
    </w:p>
    <w:p w:rsidR="00000000" w:rsidDel="00000000" w:rsidP="00000000" w:rsidRDefault="00000000" w:rsidRPr="00000000" w14:paraId="000002F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Rhea ka raat me jagna, Kabir ke kamre se mantr ki aawaaz, Kabir ka kehna – “sirf prarthana kar raha tha”, aur deewar par wohh laal dhundh jaisi line. Rhea ka darr se darwaza band dekhna.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Background mein murmur chanting dissolve hoke bazaar ki hustle-bustle mein blend ho jaata hai.</w:t>
      </w:r>
    </w:p>
    <w:p w:rsidR="00000000" w:rsidDel="00000000" w:rsidP="00000000" w:rsidRDefault="00000000" w:rsidRPr="00000000" w14:paraId="000002F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OLD CITY BAZAAR – DAY]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khulta hai ek purane bazaar ke shot se. Rang-birangi dukaanen, masalon ki khushbu, and logon ki bheed. Rhea Kabir ka haath pakad kar chal rahi hai, chehre par halka sa muskaan, par aankhon mein asmanjas.</w:t>
      </w:r>
    </w:p>
    <w:p w:rsidR="00000000" w:rsidDel="00000000" w:rsidP="00000000" w:rsidRDefault="00000000" w:rsidRPr="00000000" w14:paraId="0000030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(slowly)</w:t>
      </w:r>
    </w:p>
    <w:p w:rsidR="00000000" w:rsidDel="00000000" w:rsidP="00000000" w:rsidRDefault="00000000" w:rsidRPr="00000000" w14:paraId="0000030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yeh jagah kitni ajeeb hai… kitna shor hai is jagah par”</w:t>
      </w:r>
    </w:p>
    <w:p w:rsidR="00000000" w:rsidDel="00000000" w:rsidP="00000000" w:rsidRDefault="00000000" w:rsidRPr="00000000" w14:paraId="0000030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uska haath thoda aur mazboot pakadta hai.</w:t>
      </w:r>
    </w:p>
    <w:p w:rsidR="00000000" w:rsidDel="00000000" w:rsidP="00000000" w:rsidRDefault="00000000" w:rsidRPr="00000000" w14:paraId="0000030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(pyar se)</w:t>
        <w:br w:type="textWrapping"/>
        <w:t xml:space="preserve"> “Darne ki koi baat nahi. Main hoon tumhare sath.”</w:t>
      </w:r>
    </w:p>
    <w:p w:rsidR="00000000" w:rsidDel="00000000" w:rsidP="00000000" w:rsidRDefault="00000000" w:rsidRPr="00000000" w14:paraId="0000030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MID-SHOT – CROWD]</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bheed ke peeche ek aadmi ko focus karta hai. Uska chehra dhundh mein ya topi ke neeche chhupa hai. Wohh dheere-dheere Kabir aur Rhea ka picha karta hai, bheed ke saath ghul kar.</w:t>
      </w:r>
    </w:p>
    <w:p w:rsidR="00000000" w:rsidDel="00000000" w:rsidP="00000000" w:rsidRDefault="00000000" w:rsidRPr="00000000" w14:paraId="0000030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SFX: Bazaar ki awaazon ke beech ek halki si eerie dhadkan jaisi sound mix hoti hai.</w:t>
      </w:r>
    </w:p>
    <w:p w:rsidR="00000000" w:rsidDel="00000000" w:rsidP="00000000" w:rsidRDefault="00000000" w:rsidRPr="00000000" w14:paraId="0000030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CLOSE-UP – 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bechain ho jaati hai, jaise uske kaan un padon ki aawaaz pakad rahe ho joh aam log nahi sun paate.</w:t>
      </w:r>
    </w:p>
    <w:p w:rsidR="00000000" w:rsidDel="00000000" w:rsidP="00000000" w:rsidRDefault="00000000" w:rsidRPr="00000000" w14:paraId="0000030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(ghabrahat se, Kabir ko pakad kar)</w:t>
        <w:br w:type="textWrapping"/>
        <w:t xml:space="preserve"> “Kabir… mujhe esa mehsus ho rha hai ki koi hume dekh raha hai. Peeche koi hai…”</w:t>
      </w:r>
    </w:p>
    <w:p w:rsidR="00000000" w:rsidDel="00000000" w:rsidP="00000000" w:rsidRDefault="00000000" w:rsidRPr="00000000" w14:paraId="0000030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EXT. BAZAAR TURN – CONTINUOUS]</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palat kar dheere se dekhte hai. Shadowed aadmi turant ek stall ke peeche ghul jata hai. Kabir phir Rhea ki taraf mudta hai, uski baaton ko halka banate hue.</w:t>
      </w:r>
    </w:p>
    <w:p w:rsidR="00000000" w:rsidDel="00000000" w:rsidP="00000000" w:rsidRDefault="00000000" w:rsidRPr="00000000" w14:paraId="0000030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(hansi rok kar, casual tone mein)</w:t>
        <w:br w:type="textWrapping"/>
        <w:t xml:space="preserve"> “mujhe nahi lagta,,, shayad bazaar ka koi pagal aadmi hoga.”</w:t>
      </w:r>
    </w:p>
    <w:p w:rsidR="00000000" w:rsidDel="00000000" w:rsidP="00000000" w:rsidRDefault="00000000" w:rsidRPr="00000000" w14:paraId="0000030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Kabir ka haath chhodta nahi.</w:t>
      </w:r>
    </w:p>
    <w:p w:rsidR="00000000" w:rsidDel="00000000" w:rsidP="00000000" w:rsidRDefault="00000000" w:rsidRPr="00000000" w14:paraId="0000030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bazaar ke upar se high angle se zoom karta hai. Dikhata hai ki ek hi nahi, balki do aur log door se unka picha kar rahe hain. Unke haath mein wahi RED DOT wali phone screen jhalak rahi hai joh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12–14 me dikhayi gayi thi.</w:t>
      </w:r>
    </w:p>
    <w:p w:rsidR="00000000" w:rsidDel="00000000" w:rsidP="00000000" w:rsidRDefault="00000000" w:rsidRPr="00000000" w14:paraId="0000031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1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1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uwenlh1lq712" w:id="4"/>
      <w:bookmarkEnd w:id="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17</w:t>
      </w:r>
    </w:p>
    <w:p w:rsidR="00000000" w:rsidDel="00000000" w:rsidP="00000000" w:rsidRDefault="00000000" w:rsidRPr="00000000" w14:paraId="0000031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Courtyard – Evening</w:t>
      </w:r>
    </w:p>
    <w:p w:rsidR="00000000" w:rsidDel="00000000" w:rsidP="00000000" w:rsidRDefault="00000000" w:rsidRPr="00000000" w14:paraId="0000031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Bazaar ka bheed, Rhea ka kehna “koi Hume dekh raha hai”, Kabir ka casual jawab “bas bazaar ka pagal aadmi hoga”, aur high angle se dikhte teen log joh phone se unka picha kar rahe the.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Heartbeat + crowd murmur dissolve into shaam ki shaanti.</w:t>
      </w:r>
    </w:p>
    <w:p w:rsidR="00000000" w:rsidDel="00000000" w:rsidP="00000000" w:rsidRDefault="00000000" w:rsidRPr="00000000" w14:paraId="0000031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COURTYARD – SHAAM]</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open hota hai ek chhote courtyard pe. Shaam ke orange rang ke neeche Rhea aur Kabir ek bench par baithe hain. Rhea apni ungliyon se Kabir ke haath ko touch karti hai, jaise uski grip feel kar rahi ho.</w:t>
      </w:r>
    </w:p>
    <w:p w:rsidR="00000000" w:rsidDel="00000000" w:rsidP="00000000" w:rsidRDefault="00000000" w:rsidRPr="00000000" w14:paraId="0000031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(narmi se)</w:t>
        <w:br w:type="textWrapping"/>
        <w:t xml:space="preserve"> “Kabir… kabhi kabhiesa lagta hai ki agr tum nahi pakdte to main gir hi jaati…</w:t>
      </w:r>
    </w:p>
    <w:p w:rsidR="00000000" w:rsidDel="00000000" w:rsidP="00000000" w:rsidRDefault="00000000" w:rsidRPr="00000000" w14:paraId="0000031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uski taraf dekhta hai, uski aankhon mein halka sa pyaar, halki si udaasi.</w:t>
      </w:r>
    </w:p>
    <w:p w:rsidR="00000000" w:rsidDel="00000000" w:rsidP="00000000" w:rsidRDefault="00000000" w:rsidRPr="00000000" w14:paraId="0000031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CLOSE-UP – 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thoda ruk kar muskurata hai. Uska muskaan soft hai, lekin andar kahin chhupi baat ki jhalak.</w:t>
      </w:r>
    </w:p>
    <w:p w:rsidR="00000000" w:rsidDel="00000000" w:rsidP="00000000" w:rsidRDefault="00000000" w:rsidRPr="00000000" w14:paraId="0000031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“Shayad… Dono ki kismet k yhi manjohor tha.”</w:t>
      </w:r>
    </w:p>
    <w:p w:rsidR="00000000" w:rsidDel="00000000" w:rsidP="00000000" w:rsidRDefault="00000000" w:rsidRPr="00000000" w14:paraId="0000031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halki hairani se uske chehre ko feel karti hai, jaise uske lafzon ka matlab samajhne ki koshish kar rahi ho.</w:t>
      </w:r>
    </w:p>
    <w:p w:rsidR="00000000" w:rsidDel="00000000" w:rsidP="00000000" w:rsidRDefault="00000000" w:rsidRPr="00000000" w14:paraId="0000031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 COURTYARD SHADOWS – CONTINUOUS]</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dheere-dheere piche ki taraf ghoomta hai. Deewar ki parchaiyon mein ek chhoti si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red mark line</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dikh rahi hai, bilkul waise hi jaise Kabir ke kamre mein thi.</w:t>
      </w:r>
    </w:p>
    <w:p w:rsidR="00000000" w:rsidDel="00000000" w:rsidP="00000000" w:rsidRDefault="00000000" w:rsidRPr="00000000" w14:paraId="0000032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SFX: Halki si distant chanting ki awaaz, joh Rhea ke kaanon tak nahi jaati, par audience ko sunai deti hai.</w:t>
      </w:r>
    </w:p>
    <w:p w:rsidR="00000000" w:rsidDel="00000000" w:rsidP="00000000" w:rsidRDefault="00000000" w:rsidRPr="00000000" w14:paraId="0000032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Kabir ka haath aur mazbooti se pakadti hai, jaise us par bharosa kar rahi ho. Lekin camera zoom karta hai Kabir ke chehre pe — uski aankhen ek pal ke liye shadowed aur intense lagti hain. Jaise wohh khud apne lafzon se ghabra gaya ho.</w:t>
      </w:r>
    </w:p>
    <w:p w:rsidR="00000000" w:rsidDel="00000000" w:rsidP="00000000" w:rsidRDefault="00000000" w:rsidRPr="00000000" w14:paraId="0000032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"Mazbooti kabhi pyaar ka nishaan hoti hai… aur kabhi ek badi majboori ka."</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2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2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2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2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2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2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2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2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2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2F">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79xmkzun1ihn" w:id="5"/>
      <w:bookmarkEnd w:id="5"/>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18</w:t>
      </w:r>
    </w:p>
    <w:p w:rsidR="00000000" w:rsidDel="00000000" w:rsidP="00000000" w:rsidRDefault="00000000" w:rsidRPr="00000000" w14:paraId="0000033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Night</w:t>
      </w:r>
    </w:p>
    <w:p w:rsidR="00000000" w:rsidDel="00000000" w:rsidP="00000000" w:rsidRDefault="00000000" w:rsidRPr="00000000" w14:paraId="0000033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Courtyard ki shaam, Rhea ka kehna “tumhari pakad bahut mazboot hai”, Kabir ka muskaan ke saath kehna – “shayad kismat mujhe mazboot bana rahi hai”, aur deewar par wohh laal mark. End on Kabir ki aankhon ki woh ek pal ki shadowed intensity.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Soft romantic theme dissolve hoti hai into eerie heartbeat.</w:t>
      </w:r>
    </w:p>
    <w:p w:rsidR="00000000" w:rsidDel="00000000" w:rsidP="00000000" w:rsidRDefault="00000000" w:rsidRPr="00000000" w14:paraId="0000033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RHEA’S ROOM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dark room pe khulta hai. Rhea neend mein karwati badal rahi hai. Pasine ki boonde uske mathe pe chamak rahi hai.</w:t>
      </w:r>
    </w:p>
    <w:p w:rsidR="00000000" w:rsidDel="00000000" w:rsidP="00000000" w:rsidRDefault="00000000" w:rsidRPr="00000000" w14:paraId="0000033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Suddenly — ek distorted dream-sequence start.</w:t>
      </w:r>
    </w:p>
    <w:p w:rsidR="00000000" w:rsidDel="00000000" w:rsidP="00000000" w:rsidRDefault="00000000" w:rsidRPr="00000000" w14:paraId="0000033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[Dream Sequence]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Black-and-white tone. Aawaazon ka echo. Rhea ek khuli, khaali jagah mein khadi hai. Door se ek aadmi ki aawaaz ghoomti hai.</w:t>
      </w:r>
    </w:p>
    <w:p w:rsidR="00000000" w:rsidDel="00000000" w:rsidP="00000000" w:rsidRDefault="00000000" w:rsidRPr="00000000" w14:paraId="0000033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VOICE (Father’s echo, heavy tone)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“Rhea… tu bhaag kar bhi bach nahi payegi.”</w:t>
      </w:r>
    </w:p>
    <w:p w:rsidR="00000000" w:rsidDel="00000000" w:rsidP="00000000" w:rsidRDefault="00000000" w:rsidRPr="00000000" w14:paraId="0000033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SFX: Distant thunder. Rhea rote-rote haath aage badhati hai, par kuch pakad nahi pati.</w:t>
      </w:r>
    </w:p>
    <w:p w:rsidR="00000000" w:rsidDel="00000000" w:rsidP="00000000" w:rsidRDefault="00000000" w:rsidRPr="00000000" w14:paraId="0000033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INT. RHEA’S ROOM – CONTINUOUS]</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hichkiyon ke saath achanak uth jaati hai. Uski saans tez hai, aansoon uske gale par beh rahe hain. Camera close-up deta hai uske trembling hands pe.</w:t>
      </w:r>
    </w:p>
    <w:p w:rsidR="00000000" w:rsidDel="00000000" w:rsidP="00000000" w:rsidRDefault="00000000" w:rsidRPr="00000000" w14:paraId="0000033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Darwaza khulta hai. Kabir haath mein paani ka glass lekar aata hai. Rhea ko pakad kar bithaata hai aur uske haath mein glass deta hai.</w:t>
      </w:r>
    </w:p>
    <w:p w:rsidR="00000000" w:rsidDel="00000000" w:rsidP="00000000" w:rsidRDefault="00000000" w:rsidRPr="00000000" w14:paraId="0000033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(bohot shaant tone mein)</w:t>
        <w:br w:type="textWrapping"/>
        <w:t xml:space="preserve"> “Bas.. Sab thik hai Rhea... Tum paani pio.”</w:t>
      </w:r>
    </w:p>
    <w:p w:rsidR="00000000" w:rsidDel="00000000" w:rsidP="00000000" w:rsidRDefault="00000000" w:rsidRPr="00000000" w14:paraId="0000033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glass dono haathon se pakad kar paani peeti hai, hichkiyan abhi bhi chal rahi hain.</w:t>
      </w:r>
    </w:p>
    <w:p w:rsidR="00000000" w:rsidDel="00000000" w:rsidP="00000000" w:rsidRDefault="00000000" w:rsidRPr="00000000" w14:paraId="0000033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CLOSE-UP – 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Rhea ke roye huye chehre ko dekhta hai.</w:t>
      </w:r>
    </w:p>
    <w:p w:rsidR="00000000" w:rsidDel="00000000" w:rsidP="00000000" w:rsidRDefault="00000000" w:rsidRPr="00000000" w14:paraId="0000033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SFX: Background mein ek halki chanting ki awaaz, joh sirf audience sun paate hain. Kabir ke chehre ki calmness us awaaz ke saath sync hoti hai.</w:t>
      </w:r>
    </w:p>
    <w:p w:rsidR="00000000" w:rsidDel="00000000" w:rsidP="00000000" w:rsidRDefault="00000000" w:rsidRPr="00000000" w14:paraId="0000034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Kabir ke kandhe pe sir rakh kar sukoon dhoondhne ki koshish karti hai. Camera dheere se Kabir ke chehre pe zoom karta hai. Uske hothon pe ek almost imperceptible smile aati hai — ek sukoon, ek control ki jhalak.</w:t>
      </w:r>
    </w:p>
    <w:p w:rsidR="00000000" w:rsidDel="00000000" w:rsidP="00000000" w:rsidRDefault="00000000" w:rsidRPr="00000000" w14:paraId="0000034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34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"Sapne kabhi sirf sapne nahi hote… kabhi-kabhi wohh sach bhi kehte hain."</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4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4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4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4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4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4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4B">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w4dlz1jnshhh" w:id="6"/>
      <w:bookmarkEnd w:id="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19</w:t>
      </w:r>
    </w:p>
    <w:p w:rsidR="00000000" w:rsidDel="00000000" w:rsidP="00000000" w:rsidRDefault="00000000" w:rsidRPr="00000000" w14:paraId="0000034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Morning</w:t>
      </w:r>
    </w:p>
    <w:p w:rsidR="00000000" w:rsidDel="00000000" w:rsidP="00000000" w:rsidRDefault="00000000" w:rsidRPr="00000000" w14:paraId="0000034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Rhea ka sapna (baap ki awaaz – “tu bhaag kar bhi bach nahi payegi”), uska hichkiyon ke saath uthna, Kabir ka paani pilana, aur Kabir ki aankhon mein wohh ajeeb sa sukoon. End on Kabir ke halki muskaan wale intense close-up.</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Dream echo dissolve hota hai into morning birds chirping.</w:t>
      </w:r>
    </w:p>
    <w:p w:rsidR="00000000" w:rsidDel="00000000" w:rsidP="00000000" w:rsidRDefault="00000000" w:rsidRPr="00000000" w14:paraId="0000034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KABIR’S HOUSE – LIVING ROOM – MORNING]</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sunlight ke saath room pe khulta hai. Kabir ek purani wohoden box khol raha hai. Box ke andar ek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purana, heavy kangan</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rakha hai — thoda jhula hua, par us par khudai ki hui likhawat chamak rahi hai.</w:t>
      </w:r>
    </w:p>
    <w:p w:rsidR="00000000" w:rsidDel="00000000" w:rsidP="00000000" w:rsidRDefault="00000000" w:rsidRPr="00000000" w14:paraId="0000035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curious hokar paas aati hai.</w:t>
      </w:r>
    </w:p>
    <w:p w:rsidR="00000000" w:rsidDel="00000000" w:rsidP="00000000" w:rsidRDefault="00000000" w:rsidRPr="00000000" w14:paraId="0000035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uska hath pakdata hai or uske hath me kuchh thamata hai</w:t>
      </w:r>
    </w:p>
    <w:p w:rsidR="00000000" w:rsidDel="00000000" w:rsidP="00000000" w:rsidRDefault="00000000" w:rsidRPr="00000000" w14:paraId="0000035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“Yeh… kya hai?”</w:t>
      </w:r>
    </w:p>
    <w:p w:rsidR="00000000" w:rsidDel="00000000" w:rsidP="00000000" w:rsidRDefault="00000000" w:rsidRPr="00000000" w14:paraId="0000035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(soft smile ke saath)</w:t>
        <w:br w:type="textWrapping"/>
        <w:t xml:space="preserve"> “Ek kangan. Mere ghar mein bohot purane samay se pada hai… shaayad tumhare liye hi tha.”</w:t>
      </w:r>
    </w:p>
    <w:p w:rsidR="00000000" w:rsidDel="00000000" w:rsidP="00000000" w:rsidRDefault="00000000" w:rsidRPr="00000000" w14:paraId="0000035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CLOSE-UP – KANGAN]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Rhea ke haath pakadta hai aur uske kalai mein dheere se kangan pehna deta hai. Camera zoom karta hai us khudai pe jisme ek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chhota sa mantra</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likha hai Sanskrit ke shlok jaise aksharon mein.</w:t>
      </w:r>
    </w:p>
    <w:p w:rsidR="00000000" w:rsidDel="00000000" w:rsidP="00000000" w:rsidRDefault="00000000" w:rsidRPr="00000000" w14:paraId="0000035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(kangan ko ungliyon se feel karte hue)</w:t>
        <w:br w:type="textWrapping"/>
        <w:t xml:space="preserve"> “Ispe… kuchh likha hai kya?. Main samajh nahi pa rahi.”</w:t>
      </w:r>
    </w:p>
    <w:p w:rsidR="00000000" w:rsidDel="00000000" w:rsidP="00000000" w:rsidRDefault="00000000" w:rsidRPr="00000000" w14:paraId="0000035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uski taraf dekhta hai, thoda ghera, thoda secretive expression ke saath.</w:t>
      </w:r>
    </w:p>
    <w:p w:rsidR="00000000" w:rsidDel="00000000" w:rsidP="00000000" w:rsidRDefault="00000000" w:rsidRPr="00000000" w14:paraId="0000035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(halke tone mein)</w:t>
        <w:br w:type="textWrapping"/>
        <w:t xml:space="preserve"> “bas ek mantra likha hai,, tumhari surksha ke liye.”</w:t>
      </w:r>
    </w:p>
    <w:p w:rsidR="00000000" w:rsidDel="00000000" w:rsidP="00000000" w:rsidRDefault="00000000" w:rsidRPr="00000000" w14:paraId="0000035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 ROOM ATMOSPHERE]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Rhea ki muskaan pe hold karta hai, jaise use sach mein lag raha ho ki ye ek protective gift hai. Lekin Kabir ke chehre pe ek subtle tightness — jaise usse pata hai ki is mantra ka asli matlab kuch aur hai.</w:t>
      </w:r>
    </w:p>
    <w:p w:rsidR="00000000" w:rsidDel="00000000" w:rsidP="00000000" w:rsidRDefault="00000000" w:rsidRPr="00000000" w14:paraId="0000035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SFX: Background mein ek faint chanting, joh sirf ek pal ke liye sunai deti hai aur phir silence ho jaata hai.</w:t>
      </w:r>
    </w:p>
    <w:p w:rsidR="00000000" w:rsidDel="00000000" w:rsidP="00000000" w:rsidRDefault="00000000" w:rsidRPr="00000000" w14:paraId="0000035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dheere-dheere kangan ke mantra pe zoom karta hai. Letters thoda light glow karte hain jaise sunlight mein zinda ho rahe ho. Rhea ko ye glow notice nahi hota… par audience ko clearly dikhai deta hai.</w:t>
      </w:r>
    </w:p>
    <w:p w:rsidR="00000000" w:rsidDel="00000000" w:rsidP="00000000" w:rsidRDefault="00000000" w:rsidRPr="00000000" w14:paraId="0000035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35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"Har uphaar mein ek kahani hoti hai… kuchh pyaar ki, aur kuchh andhere raaz ki."</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6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62">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2qlzbfc3jbac" w:id="7"/>
      <w:bookmarkEnd w:id="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20</w:t>
      </w:r>
    </w:p>
    <w:p w:rsidR="00000000" w:rsidDel="00000000" w:rsidP="00000000" w:rsidRDefault="00000000" w:rsidRPr="00000000" w14:paraId="0000036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Evening</w:t>
      </w:r>
    </w:p>
    <w:p w:rsidR="00000000" w:rsidDel="00000000" w:rsidP="00000000" w:rsidRDefault="00000000" w:rsidRPr="00000000" w14:paraId="0000036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Kabir ka Rhea ko kangan pehnana, mantra ka glowing close-up, Rhea ka masoom muskaan aur Kabir ki aankhon mein wohh secretive expression.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Soft chanting dissolve hoti hai into distant street noise.</w:t>
      </w:r>
    </w:p>
    <w:p w:rsidR="00000000" w:rsidDel="00000000" w:rsidP="00000000" w:rsidRDefault="00000000" w:rsidRPr="00000000" w14:paraId="0000036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KABIR’S HOUSE – LANE – EVENING]</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Shaam ke waqt, gali mein do aadmi (gunde-type) chhupke se aate hain. Cigarette ke dhuen aur sasti sharab ki smell ke saath ek dusre se baat karte hain. Camera side-angle se shot deta hai, jisme unke chehre half-shadow mein hain.</w:t>
      </w:r>
    </w:p>
    <w:p w:rsidR="00000000" w:rsidDel="00000000" w:rsidP="00000000" w:rsidRDefault="00000000" w:rsidRPr="00000000" w14:paraId="0000036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GOON 1</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(halke gusse mein)</w:t>
        <w:br w:type="textWrapping"/>
        <w:t xml:space="preserve"> “Lagta hai Rhea isi taraf chhupi hai…”</w:t>
      </w:r>
    </w:p>
    <w:p w:rsidR="00000000" w:rsidDel="00000000" w:rsidP="00000000" w:rsidRDefault="00000000" w:rsidRPr="00000000" w14:paraId="0000036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GOON 2</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(haans ke)</w:t>
        <w:br w:type="textWrapping"/>
        <w:t xml:space="preserve"> “Kal tak dhoond lenge, Zyada der tak bach nahi payegi.”</w:t>
      </w:r>
    </w:p>
    <w:p w:rsidR="00000000" w:rsidDel="00000000" w:rsidP="00000000" w:rsidRDefault="00000000" w:rsidRPr="00000000" w14:paraId="0000036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INT. KABIR’S HOUSE – WINDOW VIEW]</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cut hota hai andar. Kabir khidki ke parde ke peeche se un dono ko clearly sunti aur dekhta hai. Uska chehra bilkul shaant hai, koi ghabrahat nahi.</w:t>
      </w:r>
    </w:p>
    <w:p w:rsidR="00000000" w:rsidDel="00000000" w:rsidP="00000000" w:rsidRDefault="00000000" w:rsidRPr="00000000" w14:paraId="0000036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room ke dusre corner mein hai, ek purani kitaab feel kar rahi hai, use kuchh pata nahi. Sirf Kabir hi situation samajh raha hai.</w:t>
      </w:r>
    </w:p>
    <w:p w:rsidR="00000000" w:rsidDel="00000000" w:rsidP="00000000" w:rsidRDefault="00000000" w:rsidRPr="00000000" w14:paraId="0000036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CLOSE-UP – 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ki aankhon mein ek gehra focus, ek decision-making ki jhalak. Lekin wohh kuchh nahi bolta. Sirf chup-chaap dekhte rehta hai, jaise already plan bana rakha ho.</w:t>
      </w:r>
    </w:p>
    <w:p w:rsidR="00000000" w:rsidDel="00000000" w:rsidP="00000000" w:rsidRDefault="00000000" w:rsidRPr="00000000" w14:paraId="0000036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SFX: Background mein ek heavy, low-pitch hum. Tension slow burn ban raha hai.</w:t>
      </w:r>
    </w:p>
    <w:p w:rsidR="00000000" w:rsidDel="00000000" w:rsidP="00000000" w:rsidRDefault="00000000" w:rsidRPr="00000000" w14:paraId="0000036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khidki se bahar zoom karta hai. Do gunde door jaate dikhte hain. Frame shift hota hai — unke jaane ke baad ek teesra shadowed figure saamne ki building ke chhat pe khada hai. Uski aankhen directly Kabir ki khidki pe tiki hui hain.</w:t>
      </w:r>
    </w:p>
    <w:p w:rsidR="00000000" w:rsidDel="00000000" w:rsidP="00000000" w:rsidRDefault="00000000" w:rsidRPr="00000000" w14:paraId="0000037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37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"Jab khatre barhne lagein, to sirf dushman nahi… raaz bhi samne aane lagte hain."</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7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7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7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7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7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7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7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7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7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7D">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7secjyma6l7x" w:id="8"/>
      <w:bookmarkEnd w:id="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21</w:t>
      </w:r>
    </w:p>
    <w:p w:rsidR="00000000" w:rsidDel="00000000" w:rsidP="00000000" w:rsidRDefault="00000000" w:rsidRPr="00000000" w14:paraId="0000037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Late Evening</w:t>
      </w:r>
    </w:p>
    <w:p w:rsidR="00000000" w:rsidDel="00000000" w:rsidP="00000000" w:rsidRDefault="00000000" w:rsidRPr="00000000" w14:paraId="0000037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Gunde ki baat “Rhea isi taraf chhupi hai”, Kabir ka khidki se chup-chaap dekhna, aur chhat pe khada wohh teesra shadowed figure joh unhe ghur raha tha.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Low hum ke saath dissolve into ghar ke andar ki shaanti.</w:t>
      </w:r>
    </w:p>
    <w:p w:rsidR="00000000" w:rsidDel="00000000" w:rsidP="00000000" w:rsidRDefault="00000000" w:rsidRPr="00000000" w14:paraId="0000038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KABIR’S HOUSE – HALLWAY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Kabir ke ghar ke ek purane corridor pe chal raha hai. Deewaron pe purani tasveerein, halke andhere mein thoda eerie feel. Rhea Kabir ke saath chal rahi hai, haath uske haath mein.</w:t>
      </w:r>
    </w:p>
    <w:p w:rsidR="00000000" w:rsidDel="00000000" w:rsidP="00000000" w:rsidRDefault="00000000" w:rsidRPr="00000000" w14:paraId="0000038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ek door ke saamne rukta hai. Darwaza thoda purana, black paint utra hua. Thoda alag aur strange vibe deta hai.</w:t>
      </w:r>
    </w:p>
    <w:p w:rsidR="00000000" w:rsidDel="00000000" w:rsidP="00000000" w:rsidRDefault="00000000" w:rsidRPr="00000000" w14:paraId="0000038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(softly, lekin mazbooti ke saath)</w:t>
        <w:br w:type="textWrapping"/>
        <w:t xml:space="preserve"> “Rhea. Yahan mat aana. Ye karma hamesha band hi rehta hai...”</w:t>
      </w:r>
    </w:p>
    <w:p w:rsidR="00000000" w:rsidDel="00000000" w:rsidP="00000000" w:rsidRDefault="00000000" w:rsidRPr="00000000" w14:paraId="0000038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Rhea ke chehre pe zoom — uske mann mein curiosity jagti hai. Uske haath thoda tighten hote hain.</w:t>
      </w:r>
    </w:p>
    <w:p w:rsidR="00000000" w:rsidDel="00000000" w:rsidP="00000000" w:rsidRDefault="00000000" w:rsidRPr="00000000" w14:paraId="0000038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CLOSE-UP – 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(andar hi andar, halki awaaz mein)</w:t>
        <w:br w:type="textWrapping"/>
        <w:t xml:space="preserve"> “Is darwaze ke peeche… kya chhupa hai?”</w:t>
      </w:r>
    </w:p>
    <w:p w:rsidR="00000000" w:rsidDel="00000000" w:rsidP="00000000" w:rsidRDefault="00000000" w:rsidRPr="00000000" w14:paraId="0000038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uski taraf dekh kar halka muskurata hai. Wohh Rhea ka chin gently uthata hai aur uski aankhon ki taraf dekhta hai, jaise uski soch pal bhar mein divert karna chahta ho.</w:t>
      </w:r>
    </w:p>
    <w:p w:rsidR="00000000" w:rsidDel="00000000" w:rsidP="00000000" w:rsidRDefault="00000000" w:rsidRPr="00000000" w14:paraId="0000038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(pyar bhare andaaz mein)</w:t>
        <w:br w:type="textWrapping"/>
        <w:t xml:space="preserve"> “tumhe is raaz ko janne ki jarurt nahi hai,, tum meri ho,, bas yhi kaafi hai.”</w:t>
      </w:r>
    </w:p>
    <w:p w:rsidR="00000000" w:rsidDel="00000000" w:rsidP="00000000" w:rsidRDefault="00000000" w:rsidRPr="00000000" w14:paraId="0000038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 HALLWAY – SHIFT IN MOOD]</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uska haath pakad kar us andhere corridor se door le jaata hai. Rhea ke chehre pe pyaar ki halki muskaan hai, lekin uski aankhon mein ek “unsaid doubt” ki jhalak bhi.</w:t>
      </w:r>
    </w:p>
    <w:p w:rsidR="00000000" w:rsidDel="00000000" w:rsidP="00000000" w:rsidRDefault="00000000" w:rsidRPr="00000000" w14:paraId="0000038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SFX: Dheere se ek faint metallic sound us darwaze ke peeche se aati hai — jaise koi chain hil rahi ho. Rhea ek pal ke liye rukti hai, lekin Kabir uska dhyaan turant divert kar deta hai.</w:t>
      </w:r>
    </w:p>
    <w:p w:rsidR="00000000" w:rsidDel="00000000" w:rsidP="00000000" w:rsidRDefault="00000000" w:rsidRPr="00000000" w14:paraId="0000038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dheere-dheere us band darwaze ke kareeb zoom karta hai. Frame dark hota hai, aur ek pal ke liye andar se ek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shadowy hand</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door ke niche ki gap se guzar kar bahar ki taraf move karta hai… jaise kisi ne andar se rukne ki koshish ki ho.</w:t>
      </w:r>
    </w:p>
    <w:p w:rsidR="00000000" w:rsidDel="00000000" w:rsidP="00000000" w:rsidRDefault="00000000" w:rsidRPr="00000000" w14:paraId="0000038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"Har mohabbat ke ghar mein ek band darwaza hota hai… jise kholna mana hai."</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392">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540csunxp6ba" w:id="9"/>
      <w:bookmarkEnd w:id="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39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nd3osy1v6eja" w:id="10"/>
      <w:bookmarkEnd w:id="10"/>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39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vecshhem23p8" w:id="11"/>
      <w:bookmarkEnd w:id="1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395">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ffsykpkxae19" w:id="12"/>
      <w:bookmarkEnd w:id="1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396">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t7ina196cs2j" w:id="13"/>
      <w:bookmarkEnd w:id="1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397">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3tgoahbrf7rm" w:id="14"/>
      <w:bookmarkEnd w:id="1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22</w:t>
      </w:r>
    </w:p>
    <w:p w:rsidR="00000000" w:rsidDel="00000000" w:rsidP="00000000" w:rsidRDefault="00000000" w:rsidRPr="00000000" w14:paraId="0000039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Night</w:t>
      </w:r>
    </w:p>
    <w:p w:rsidR="00000000" w:rsidDel="00000000" w:rsidP="00000000" w:rsidRDefault="00000000" w:rsidRPr="00000000" w14:paraId="0000039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Kabir ka warning “Yahan mat aana”, Rhea ka curious chehra, band darwaze ke neeche se hildi hui shadowy hand. Rhea ka doubtful expression.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Low hum se dissolve into soft romantic strings.</w:t>
      </w:r>
    </w:p>
    <w:p w:rsidR="00000000" w:rsidDel="00000000" w:rsidP="00000000" w:rsidRDefault="00000000" w:rsidRPr="00000000" w14:paraId="0000039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KABIR’S HOUSE – COURTYARD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Open courtyard mein chhoti roshni jal rahi hai. Hawa mein shaam ki thandak hai. Rhea aur Kabir ek bench pe baithe hain. Rhea apne dupatte ke corner ko ghumati hai, thodi bechain.</w:t>
      </w:r>
    </w:p>
    <w:p w:rsidR="00000000" w:rsidDel="00000000" w:rsidP="00000000" w:rsidRDefault="00000000" w:rsidRPr="00000000" w14:paraId="0000039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(halki si muskaan ke peeche chhupi chinta)</w:t>
        <w:br w:type="textWrapping"/>
        <w:t xml:space="preserve"> “Kabir… tum mujhe kabhi chhod to nahi doge na?”</w:t>
      </w:r>
    </w:p>
    <w:p w:rsidR="00000000" w:rsidDel="00000000" w:rsidP="00000000" w:rsidRDefault="00000000" w:rsidRPr="00000000" w14:paraId="0000039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Rhea ke chehre pe zoom, uski awaaz mein darr aur pyaar ka mix. Ek pal ke liye silence.</w:t>
      </w:r>
    </w:p>
    <w:p w:rsidR="00000000" w:rsidDel="00000000" w:rsidP="00000000" w:rsidRDefault="00000000" w:rsidRPr="00000000" w14:paraId="0000039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CLOSE-UP – 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Rhea ke haath ko tight grip karta hai. Uska chehra shaant hai, lekin uski pakad mein ek ajeeb si intensity. Background mein wind chimes bajte hain.</w:t>
      </w:r>
    </w:p>
    <w:p w:rsidR="00000000" w:rsidDel="00000000" w:rsidP="00000000" w:rsidRDefault="00000000" w:rsidRPr="00000000" w14:paraId="000003A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(gahri awaaz mein)</w:t>
        <w:br w:type="textWrapping"/>
        <w:t xml:space="preserve"> “Kabhi nahi.”</w:t>
      </w:r>
    </w:p>
    <w:p w:rsidR="00000000" w:rsidDel="00000000" w:rsidP="00000000" w:rsidRDefault="00000000" w:rsidRPr="00000000" w14:paraId="000003A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uske fingers pe zoom — joh itni mazbooti se Rhea ke haath ko pakde hain ki uske knuckles white ho jate hain.</w:t>
      </w:r>
    </w:p>
    <w:p w:rsidR="00000000" w:rsidDel="00000000" w:rsidP="00000000" w:rsidRDefault="00000000" w:rsidRPr="00000000" w14:paraId="000003A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INTENSE MOMENT]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Kabir ki aankhon mein dekh kar muskurati hai. Ek pal ke liye relief ka ehsaas hota hai. Lekin phir uski muskaan halki si freeze ho jati hai… jaise Kabir ki pakad itni strong ho ki chhodo ke liye tayar hi na ho.</w:t>
      </w:r>
    </w:p>
    <w:p w:rsidR="00000000" w:rsidDel="00000000" w:rsidP="00000000" w:rsidRDefault="00000000" w:rsidRPr="00000000" w14:paraId="000003A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(softly, shock se)</w:t>
        <w:br w:type="textWrapping"/>
        <w:t xml:space="preserve"> “Kabir… haath… dard ho raha hai.”</w:t>
      </w:r>
    </w:p>
    <w:p w:rsidR="00000000" w:rsidDel="00000000" w:rsidP="00000000" w:rsidRDefault="00000000" w:rsidRPr="00000000" w14:paraId="000003A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ek second ke liye usse ghurta hai, phir hansi mein dhak deta hai aur grip dheela kar deta hai.</w:t>
      </w:r>
    </w:p>
    <w:p w:rsidR="00000000" w:rsidDel="00000000" w:rsidP="00000000" w:rsidRDefault="00000000" w:rsidRPr="00000000" w14:paraId="000003A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“Maaf karna. Bas darr lagta hai tumhe khona ka.”</w:t>
      </w:r>
    </w:p>
    <w:p w:rsidR="00000000" w:rsidDel="00000000" w:rsidP="00000000" w:rsidRDefault="00000000" w:rsidRPr="00000000" w14:paraId="000003A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dheere zoom karta hai Rhea ke haath par — uski kalai par purane kangan ke niche ek chhota sa red mark ban gaya hai, bilkul us mantra ke wohrd ke neeche. Jaise wohh likhawat ab uski skin par jal uthi ho.</w:t>
      </w:r>
    </w:p>
    <w:p w:rsidR="00000000" w:rsidDel="00000000" w:rsidP="00000000" w:rsidRDefault="00000000" w:rsidRPr="00000000" w14:paraId="000003A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SFX: A faint chanting echo, sirf audience sun paati hai, Rhea nahi.</w:t>
      </w:r>
    </w:p>
    <w:p w:rsidR="00000000" w:rsidDel="00000000" w:rsidP="00000000" w:rsidRDefault="00000000" w:rsidRPr="00000000" w14:paraId="000003A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"Kabhi na chhodne ka wada… kabhi-kabhi ek qaid ban jaata hai."</w:t>
      </w:r>
    </w:p>
    <w:p w:rsidR="00000000" w:rsidDel="00000000" w:rsidP="00000000" w:rsidRDefault="00000000" w:rsidRPr="00000000" w14:paraId="000003A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3A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3AE">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i47yynbfqope" w:id="15"/>
      <w:bookmarkEnd w:id="15"/>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23</w:t>
      </w:r>
    </w:p>
    <w:p w:rsidR="00000000" w:rsidDel="00000000" w:rsidP="00000000" w:rsidRDefault="00000000" w:rsidRPr="00000000" w14:paraId="000003A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Night</w:t>
      </w:r>
    </w:p>
    <w:p w:rsidR="00000000" w:rsidDel="00000000" w:rsidP="00000000" w:rsidRDefault="00000000" w:rsidRPr="00000000" w14:paraId="000003B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Rhea ka darr bhara sawaal “tum mujhe kabhi chhod to nahi doge na?” Kabir ki intense grip aur uska “Kabhi nahi.” Uske baad Rhea ka thoda sa dard, Kabir ka maafi maangte hue kehna “Bas darr lagta hai tumhe khona ka.”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Soft romantic instrumental, halki hawa ki awaaz.</w:t>
      </w:r>
    </w:p>
    <w:p w:rsidR="00000000" w:rsidDel="00000000" w:rsidP="00000000" w:rsidRDefault="00000000" w:rsidRPr="00000000" w14:paraId="000003B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COURTYARD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apna haath Kabir ki baahon mein kheenchti hai. Uska chehra halka sa red hai, aankhon mein aansoon aur muskaan ka mix. Kabir uske bahut paas hai.</w:t>
      </w:r>
    </w:p>
    <w:p w:rsidR="00000000" w:rsidDel="00000000" w:rsidP="00000000" w:rsidRDefault="00000000" w:rsidRPr="00000000" w14:paraId="000003B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(faint whisper)</w:t>
        <w:br w:type="textWrapping"/>
        <w:t xml:space="preserve"> “tum paashote ho to,, Darr nahi lagta.”</w:t>
      </w:r>
    </w:p>
    <w:p w:rsidR="00000000" w:rsidDel="00000000" w:rsidP="00000000" w:rsidRDefault="00000000" w:rsidRPr="00000000" w14:paraId="000003B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uske chehre ko apni ungliyon se trace karta hai. Camera Rhea ke closed eyes aur halki si smile pe focus karta hai. Uske saans tez ho rahe hain.</w:t>
      </w:r>
    </w:p>
    <w:p w:rsidR="00000000" w:rsidDel="00000000" w:rsidP="00000000" w:rsidRDefault="00000000" w:rsidRPr="00000000" w14:paraId="000003B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CLOSE-UP – ROMANTIC TENSION]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Rhea ke baalon ko side karta hai, uske kaan ke paas jhukta hai.</w:t>
      </w:r>
    </w:p>
    <w:p w:rsidR="00000000" w:rsidDel="00000000" w:rsidP="00000000" w:rsidRDefault="00000000" w:rsidRPr="00000000" w14:paraId="000003B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(slow, husky)</w:t>
        <w:br w:type="textWrapping"/>
        <w:t xml:space="preserve"> “Tum samajh bhi nahi sakti… main tumhe kitna apna bana chuka hoon.”</w:t>
      </w:r>
    </w:p>
    <w:p w:rsidR="00000000" w:rsidDel="00000000" w:rsidP="00000000" w:rsidRDefault="00000000" w:rsidRPr="00000000" w14:paraId="000003B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ka dil tez dhadak raha hai, woh uski baaton se khud ko surrender kar deti hai. Uski ungliyan Kabir ke kandhe ko lightly pakadti hain.</w:t>
      </w:r>
    </w:p>
    <w:p w:rsidR="00000000" w:rsidDel="00000000" w:rsidP="00000000" w:rsidRDefault="00000000" w:rsidRPr="00000000" w14:paraId="000003B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INTIMATE MOMENT]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slow motion mein — Kabir Rhea ke chehre ke aur paas jata hai. Uski ungli Rhea ke hothon pe rukh jaati hai. Rhea palkein band karti hai. Unke chehre ke beech bas ek inch ka distance.</w:t>
      </w:r>
    </w:p>
    <w:p w:rsidR="00000000" w:rsidDel="00000000" w:rsidP="00000000" w:rsidRDefault="00000000" w:rsidRPr="00000000" w14:paraId="000003B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Ek halki barish ki boondein aangan mein girne lagti hain, hawa tez hoti hai.</w:t>
      </w:r>
    </w:p>
    <w:p w:rsidR="00000000" w:rsidDel="00000000" w:rsidP="00000000" w:rsidRDefault="00000000" w:rsidRPr="00000000" w14:paraId="000003B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(barely a whisper)</w:t>
        <w:br w:type="textWrapping"/>
        <w:t xml:space="preserve"> “Kabir…”</w:t>
      </w:r>
    </w:p>
    <w:p w:rsidR="00000000" w:rsidDel="00000000" w:rsidP="00000000" w:rsidRDefault="00000000" w:rsidRPr="00000000" w14:paraId="000003B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uske hothon ke kareeb rukta hai… aur phir uske forehead pe ek gentle kiss karta hai. Rhea ki aankhon mein halka sa surprise, par sukoon bhi.</w:t>
      </w:r>
    </w:p>
    <w:p w:rsidR="00000000" w:rsidDel="00000000" w:rsidP="00000000" w:rsidRDefault="00000000" w:rsidRPr="00000000" w14:paraId="000003B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Twist]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Kabir ke chehre pe zoom karta hai. Uski aankhon mein pyaar hai, par ek pal ke liye unmein wohhi dark intensity chamakti hai joh pehle priest ne pehchaani thi.</w:t>
      </w:r>
    </w:p>
    <w:p w:rsidR="00000000" w:rsidDel="00000000" w:rsidP="00000000" w:rsidRDefault="00000000" w:rsidRPr="00000000" w14:paraId="000003C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Background mein faint sa ek mantra echo hota hai, jaise kisi aur jagah se awaaz aa rahi ho, par sirf Kabir sun paata hai.</w:t>
      </w:r>
    </w:p>
    <w:p w:rsidR="00000000" w:rsidDel="00000000" w:rsidP="00000000" w:rsidRDefault="00000000" w:rsidRPr="00000000" w14:paraId="000003C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"Kabhi kabhi pyaar ki najdeekiyan… raaz aur gehre kar deti hain."</w:t>
      </w:r>
    </w:p>
    <w:p w:rsidR="00000000" w:rsidDel="00000000" w:rsidP="00000000" w:rsidRDefault="00000000" w:rsidRPr="00000000" w14:paraId="000003C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C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C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C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C7">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enfgej67bme2" w:id="16"/>
      <w:bookmarkEnd w:id="1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24</w:t>
      </w:r>
    </w:p>
    <w:p w:rsidR="00000000" w:rsidDel="00000000" w:rsidP="00000000" w:rsidRDefault="00000000" w:rsidRPr="00000000" w14:paraId="000003C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Night (Raining Outside)</w:t>
      </w:r>
    </w:p>
    <w:p w:rsidR="00000000" w:rsidDel="00000000" w:rsidP="00000000" w:rsidRDefault="00000000" w:rsidRPr="00000000" w14:paraId="000003C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Kabir ka forehead kiss, Rhea ka whisper “Kabir…”, aur mandir mein priest ki awaaz “Tum waapas aa gaye.” Ek glimpse mantra ki faint awaaz background mein.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Barish ki tapping, slow sensual instrumental music.</w:t>
      </w:r>
    </w:p>
    <w:p w:rsidR="00000000" w:rsidDel="00000000" w:rsidP="00000000" w:rsidRDefault="00000000" w:rsidRPr="00000000" w14:paraId="000003C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KABIR’S ROOM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Barish tez ho gayi hai. Aangan se paani ki boondein chhan chhan kar gir rahi hain. Kabir aur Rhea andar aa chuke hain, bheege hue. Rhea ke baal uske chehre pe chipak Gaye hain. Kabir ek chadar uthata hai, uske shoulders pe rakh deta hai.</w:t>
      </w:r>
    </w:p>
    <w:p w:rsidR="00000000" w:rsidDel="00000000" w:rsidP="00000000" w:rsidRDefault="00000000" w:rsidRPr="00000000" w14:paraId="000003C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(low, intense tone)</w:t>
        <w:br w:type="textWrapping"/>
        <w:t xml:space="preserve"> “Thand lag jaayegi… mujhe pasand nahi ki tumhe zara sa bhi dard ho.”</w:t>
      </w:r>
    </w:p>
    <w:p w:rsidR="00000000" w:rsidDel="00000000" w:rsidP="00000000" w:rsidRDefault="00000000" w:rsidRPr="00000000" w14:paraId="000003C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uske haath ko pakad leti hai, uske andar ke softness ko mehsoos karti hai.</w:t>
      </w:r>
    </w:p>
    <w:p w:rsidR="00000000" w:rsidDel="00000000" w:rsidP="00000000" w:rsidRDefault="00000000" w:rsidRPr="00000000" w14:paraId="000003C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INTIMATE BUILD-UP]</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Rhea ke close-up pe: uski saansein tez hain, aankhen Kabir ki aankhon mein jhuki hui. Kabir dheere-dheere uske baalon ko side karta hai, aur uski gardan ke paas apna cheek rub karta hai. Rhea aankhein band kar leti hai.</w:t>
      </w:r>
    </w:p>
    <w:p w:rsidR="00000000" w:rsidDel="00000000" w:rsidP="00000000" w:rsidRDefault="00000000" w:rsidRPr="00000000" w14:paraId="000003D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(faint whisper, almost surrendering)</w:t>
        <w:br w:type="textWrapping"/>
        <w:t xml:space="preserve"> “Tumhari baahon mein… main apne aap ko bhool jaati hoon.”</w:t>
      </w:r>
    </w:p>
    <w:p w:rsidR="00000000" w:rsidDel="00000000" w:rsidP="00000000" w:rsidRDefault="00000000" w:rsidRPr="00000000" w14:paraId="000003D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halka sa muskurata hai, aur uska chehra Rhea ke chehre ke aur paas jata hai. Ab unke beech koi faasla nahi bacha.</w:t>
      </w:r>
    </w:p>
    <w:p w:rsidR="00000000" w:rsidDel="00000000" w:rsidP="00000000" w:rsidRDefault="00000000" w:rsidRPr="00000000" w14:paraId="000003D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BOLD TOUCH]</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apne dono haathon se Rhea ki kamar pakad kar usse apni taraf kheenchta hai. Rhea ke hoth khud-ba-khud Kabir ke hothon ko touch karte hain — pehle ek gentle peck, phir thoda lamba, passionate kiss.</w:t>
      </w:r>
    </w:p>
    <w:p w:rsidR="00000000" w:rsidDel="00000000" w:rsidP="00000000" w:rsidRDefault="00000000" w:rsidRPr="00000000" w14:paraId="000003D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slow motion mein: Kabir ki ungliyan Rhea ki kamar se uske back tak jaati hain, Rhea uske kandhe ko kas ke pakadti hai. Unke saans ek ho jaati hai.</w:t>
      </w:r>
    </w:p>
    <w:p w:rsidR="00000000" w:rsidDel="00000000" w:rsidP="00000000" w:rsidRDefault="00000000" w:rsidRPr="00000000" w14:paraId="000003D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 Scene]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apna sir Kabir ke chest par rakh deti hai, abhi bhi saans tez hai. Kabir uske baalon ko stroke kar raha hai, par uske chehre pe ek ajeeb si gahan darkness chamak rahi hai.</w:t>
      </w:r>
    </w:p>
    <w:p w:rsidR="00000000" w:rsidDel="00000000" w:rsidP="00000000" w:rsidRDefault="00000000" w:rsidRPr="00000000" w14:paraId="000003D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zoom kar ke dikhata hai: Kabir ki ungliyon pe wahi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mantra wala tilak</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barish ki nami mein aur tez chamak raha hai, jaise koi purani shakti zinda ho rahi ho.</w:t>
      </w:r>
    </w:p>
    <w:p w:rsidR="00000000" w:rsidDel="00000000" w:rsidP="00000000" w:rsidRDefault="00000000" w:rsidRPr="00000000" w14:paraId="000003D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"Jahan pyaar sabse gehra ho, wahan raaz sabse khatarnak hote hain."</w:t>
      </w:r>
    </w:p>
    <w:p w:rsidR="00000000" w:rsidDel="00000000" w:rsidP="00000000" w:rsidRDefault="00000000" w:rsidRPr="00000000" w14:paraId="000003D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D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D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D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D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D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E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E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25</w:t>
      </w:r>
    </w:p>
    <w:p w:rsidR="00000000" w:rsidDel="00000000" w:rsidP="00000000" w:rsidRDefault="00000000" w:rsidRPr="00000000" w14:paraId="000003E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Kabir’s House – Night (Barish aur tez ho gayi hai)</w:t>
      </w:r>
    </w:p>
    <w:p w:rsidR="00000000" w:rsidDel="00000000" w:rsidP="00000000" w:rsidRDefault="00000000" w:rsidRPr="00000000" w14:paraId="000003E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15 sec]</w:t>
        <w:br w:type="textWrapping"/>
        <w:t xml:space="preserve"> Flashbacks: Kabir ka Rhea ko apne paas kheenchna, unka passionate kiss, Rhea ka Kabir ke chest par sir rakhna… aur Kabir ki ungliyon pe mantra ka chamakna.</w:t>
        <w:br w:type="textWrapping"/>
        <w:t xml:space="preserve"> SFX: Barish ki garaj ke beech sensual instrumental, heartbeat sound mix.</w:t>
      </w:r>
    </w:p>
    <w:p w:rsidR="00000000" w:rsidDel="00000000" w:rsidP="00000000" w:rsidRDefault="00000000" w:rsidRPr="00000000" w14:paraId="000003E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BEDROOM – NIGHT]</w:t>
        <w:br w:type="textWrapping"/>
        <w:t xml:space="preserve"> Kabir Rhea ka haath pakad kar usse apne kamre mein le aata hai. Kamra andhera hai, sirf barish ki lightning se unke chehre chamak rahe hain.</w:t>
      </w:r>
    </w:p>
    <w:p w:rsidR="00000000" w:rsidDel="00000000" w:rsidP="00000000" w:rsidRDefault="00000000" w:rsidRPr="00000000" w14:paraId="000003E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halki si sharmati hai, par uski aankhon mein ek trust aur desire dono saath hain. Kabir dheere se darwaza band karta hai.</w:t>
      </w:r>
    </w:p>
    <w:p w:rsidR="00000000" w:rsidDel="00000000" w:rsidP="00000000" w:rsidRDefault="00000000" w:rsidRPr="00000000" w14:paraId="000003E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(husky tone, aankhon mein gahrayi)</w:t>
        <w:br w:type="textWrapping"/>
        <w:t xml:space="preserve"> “Ab tum meri ho… sirf meri.”</w:t>
      </w:r>
    </w:p>
    <w:p w:rsidR="00000000" w:rsidDel="00000000" w:rsidP="00000000" w:rsidRDefault="00000000" w:rsidRPr="00000000" w14:paraId="000003E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ke hoth phir se kabir ke hothon se milte hain. Iss baar kiss lambi aur intense hai, dono ke haath ek dusre ko explore kar rahe hain.</w:t>
      </w:r>
    </w:p>
    <w:p w:rsidR="00000000" w:rsidDel="00000000" w:rsidP="00000000" w:rsidRDefault="00000000" w:rsidRPr="00000000" w14:paraId="000003E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PHYSICAL INTIMACY BUILD-UP]</w:t>
        <w:br w:type="textWrapping"/>
        <w:t xml:space="preserve"> Camera close-up: Kabir apni ungliyan Rhea ke geele baalon mein phirata hai, phir uske shoulders se chadar gira deta hai. Rhea halki si gasp karti hai, lekin uske haath Kabir ke chest ko kas ke pakad lete hain.</w:t>
      </w:r>
    </w:p>
    <w:p w:rsidR="00000000" w:rsidDel="00000000" w:rsidP="00000000" w:rsidRDefault="00000000" w:rsidRPr="00000000" w14:paraId="000003E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Lightning flash mein unke silhouettes ek dusre mein lipte dikhte hain.</w:t>
      </w:r>
    </w:p>
    <w:p w:rsidR="00000000" w:rsidDel="00000000" w:rsidP="00000000" w:rsidRDefault="00000000" w:rsidRPr="00000000" w14:paraId="000003E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(whispering, breathless)</w:t>
        <w:br w:type="textWrapping"/>
        <w:t xml:space="preserve"> “Kabir… mujhe tumse alag mat karna.”</w:t>
      </w:r>
    </w:p>
    <w:p w:rsidR="00000000" w:rsidDel="00000000" w:rsidP="00000000" w:rsidRDefault="00000000" w:rsidRPr="00000000" w14:paraId="000003E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uske ear-lobe pe kiss karta hai, phir uske back par apni ungliyan trace karta hai. Rhea ki saans tez ho jaati hai.</w:t>
      </w:r>
    </w:p>
    <w:p w:rsidR="00000000" w:rsidDel="00000000" w:rsidP="00000000" w:rsidRDefault="00000000" w:rsidRPr="00000000" w14:paraId="000003E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PEAK INTIMACY]</w:t>
        <w:br w:type="textWrapping"/>
        <w:t xml:space="preserve"> *Kabir Rhea ko gently bed par le jaata hai. Rhea uska haath pakad ke khud ko aur paas kheenchti hai. Camera sensual close-ups capture karta hai:</w:t>
      </w:r>
    </w:p>
    <w:p w:rsidR="00000000" w:rsidDel="00000000" w:rsidP="00000000" w:rsidRDefault="00000000" w:rsidRPr="00000000" w14:paraId="000003F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Unke hothon ka intense lock</w:t>
      </w:r>
    </w:p>
    <w:p w:rsidR="00000000" w:rsidDel="00000000" w:rsidP="00000000" w:rsidRDefault="00000000" w:rsidRPr="00000000" w14:paraId="000003F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ke ungliyon ka Kabir ke kandhe par scratch</w:t>
      </w:r>
    </w:p>
    <w:p w:rsidR="00000000" w:rsidDel="00000000" w:rsidP="00000000" w:rsidRDefault="00000000" w:rsidRPr="00000000" w14:paraId="000003F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Rhea ke neck pe passionate kisses*</w:t>
      </w:r>
    </w:p>
    <w:p w:rsidR="00000000" w:rsidDel="00000000" w:rsidP="00000000" w:rsidRDefault="00000000" w:rsidRPr="00000000" w14:paraId="000003F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music slow aur heavy ho jata hai, jaise unki heartbeat ke saath sync ho.</w:t>
      </w:r>
    </w:p>
    <w:p w:rsidR="00000000" w:rsidDel="00000000" w:rsidP="00000000" w:rsidRDefault="00000000" w:rsidRPr="00000000" w14:paraId="000003F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[Cliffhanger Twist]</w:t>
        <w:br w:type="textWrapping"/>
        <w:t xml:space="preserve"> Jab unka moment peak par hai, camera Kabir ke chehre pe zoom karta hai. Uski aankhon mein ek strange golden glow chamakne lagti hai, joh Rhea ko abhi notice nahi hota.</w:t>
      </w:r>
    </w:p>
    <w:p w:rsidR="00000000" w:rsidDel="00000000" w:rsidP="00000000" w:rsidRDefault="00000000" w:rsidRPr="00000000" w14:paraId="000003F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Barish ke saath ek faint mantra chant room mein gungunata hai… jaise koi unseen force inke intimacy ke beech zinda ho gayi ho.</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3F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F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F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F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3FC">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gvbt5ao46395" w:id="17"/>
      <w:bookmarkEnd w:id="1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26</w:t>
      </w:r>
    </w:p>
    <w:p w:rsidR="00000000" w:rsidDel="00000000" w:rsidP="00000000" w:rsidRDefault="00000000" w:rsidRPr="00000000" w14:paraId="000003F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Kitchen – Morning</w:t>
      </w:r>
    </w:p>
    <w:p w:rsidR="00000000" w:rsidDel="00000000" w:rsidP="00000000" w:rsidRDefault="00000000" w:rsidRPr="00000000" w14:paraId="000003F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25 ke intense moments — Rhea aur Kabir ke passionate embrace, Kabir ki aankhon ka golden glow, aur background me faint mantra chants.</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Morning birds chirping, light romantic tune.</w:t>
      </w:r>
    </w:p>
    <w:p w:rsidR="00000000" w:rsidDel="00000000" w:rsidP="00000000" w:rsidRDefault="00000000" w:rsidRPr="00000000" w14:paraId="000003F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KITCHEN – MORNING]</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aankh kholti hai, abhi bhi pichli raat ke junoon ka effect uske chehre pe hai. Wohh halki si muskurati hai, Kabir kitchen me dikhai deta hai, apron pehne hue.</w:t>
      </w:r>
    </w:p>
    <w:p w:rsidR="00000000" w:rsidDel="00000000" w:rsidP="00000000" w:rsidRDefault="00000000" w:rsidRPr="00000000" w14:paraId="0000040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(teasing, hansi ke saath)</w:t>
        <w:br w:type="textWrapping"/>
        <w:t xml:space="preserve"> “Kabir! Tum kahan ho? Accha Kitchen Me.”</w:t>
      </w:r>
    </w:p>
    <w:p w:rsidR="00000000" w:rsidDel="00000000" w:rsidP="00000000" w:rsidRDefault="00000000" w:rsidRPr="00000000" w14:paraId="0000040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halka sa muskurata hai, vegetables cut kar raha hai.</w:t>
      </w:r>
    </w:p>
    <w:p w:rsidR="00000000" w:rsidDel="00000000" w:rsidP="00000000" w:rsidRDefault="00000000" w:rsidRPr="00000000" w14:paraId="0000040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(smiling)</w:t>
        <w:br w:type="textWrapping"/>
        <w:t xml:space="preserve"> “Aaj Tumhare liye main kuchh khaas bna raha hun.”</w:t>
      </w:r>
    </w:p>
    <w:p w:rsidR="00000000" w:rsidDel="00000000" w:rsidP="00000000" w:rsidRDefault="00000000" w:rsidRPr="00000000" w14:paraId="0000040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uske paas aati hai, uski peeth se chipak jaati hai. Kabir chopping karta rehta hai, lekin uske haath steady hain.</w:t>
      </w:r>
    </w:p>
    <w:p w:rsidR="00000000" w:rsidDel="00000000" w:rsidP="00000000" w:rsidRDefault="00000000" w:rsidRPr="00000000" w14:paraId="0000040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LIGHT ROMANCE]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uske haath se knife chheen leti hai.</w:t>
      </w:r>
    </w:p>
    <w:p w:rsidR="00000000" w:rsidDel="00000000" w:rsidP="00000000" w:rsidRDefault="00000000" w:rsidRPr="00000000" w14:paraId="0000040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“Ab tum chef banoge? Agar khana kharab hua toh main bhooki mar jaaungi.”</w:t>
      </w:r>
    </w:p>
    <w:p w:rsidR="00000000" w:rsidDel="00000000" w:rsidP="00000000" w:rsidRDefault="00000000" w:rsidRPr="00000000" w14:paraId="0000040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uska haath gently pakadta hai, aur uski aankhon mein dekh kar kehta hai:</w:t>
      </w:r>
    </w:p>
    <w:p w:rsidR="00000000" w:rsidDel="00000000" w:rsidP="00000000" w:rsidRDefault="00000000" w:rsidRPr="00000000" w14:paraId="0000040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thoda hasta hai</w:t>
      </w:r>
    </w:p>
    <w:p w:rsidR="00000000" w:rsidDel="00000000" w:rsidP="00000000" w:rsidRDefault="00000000" w:rsidRPr="00000000" w14:paraId="0000040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blush karti hai, uska haath chhuda ke playful hansi mein kitchen ke dusre side chali jaati hai.</w:t>
      </w:r>
    </w:p>
    <w:p w:rsidR="00000000" w:rsidDel="00000000" w:rsidP="00000000" w:rsidRDefault="00000000" w:rsidRPr="00000000" w14:paraId="0000040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DARK TWIST]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cooking continue karta hai. Camera close-up dikhata hai: ek bowl mein haldi ke saath wohh ek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chhota sa powder ka packet</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nikal kar mix karta hai. Powder golden haldi mein ghul jaata hai, pehchanna mushkil hai.</w:t>
      </w:r>
    </w:p>
    <w:p w:rsidR="00000000" w:rsidDel="00000000" w:rsidP="00000000" w:rsidRDefault="00000000" w:rsidRPr="00000000" w14:paraId="0000040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Background music thoda mysterious ho jata hai.</w:t>
      </w:r>
    </w:p>
    <w:p w:rsidR="00000000" w:rsidDel="00000000" w:rsidP="00000000" w:rsidRDefault="00000000" w:rsidRPr="00000000" w14:paraId="0000040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halka sa murmur karta hai, jaise mantra ke shabd phir se uske zubaan pe aa gaye ho.</w:t>
      </w:r>
    </w:p>
    <w:p w:rsidR="00000000" w:rsidDel="00000000" w:rsidP="00000000" w:rsidRDefault="00000000" w:rsidRPr="00000000" w14:paraId="0000040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piche se aati hai aur hans kar kehti hai:</w:t>
      </w:r>
    </w:p>
    <w:p w:rsidR="00000000" w:rsidDel="00000000" w:rsidP="00000000" w:rsidRDefault="00000000" w:rsidRPr="00000000" w14:paraId="0000041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“Wohw, Khana khushboo se hi tasty lag raha hai!”</w:t>
      </w:r>
    </w:p>
    <w:p w:rsidR="00000000" w:rsidDel="00000000" w:rsidP="00000000" w:rsidRDefault="00000000" w:rsidRPr="00000000" w14:paraId="0000041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Kabir ke haath pe zoom karta hai — jisme abhi bhi haldi-powder laga hai. Uski aankhon mein ek pal ke liye wohhi golden glow chamakti hai, joh raat ko dikhayi di thi.</w:t>
      </w:r>
    </w:p>
    <w:p w:rsidR="00000000" w:rsidDel="00000000" w:rsidP="00000000" w:rsidRDefault="00000000" w:rsidRPr="00000000" w14:paraId="0000041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41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"Pyaar ki meethas ke peeche… koi kadvi sachchai chhupi ho sakti hai."</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1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17">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ndyp72jbkhh6" w:id="18"/>
      <w:bookmarkEnd w:id="1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27</w:t>
      </w:r>
    </w:p>
    <w:p w:rsidR="00000000" w:rsidDel="00000000" w:rsidP="00000000" w:rsidRDefault="00000000" w:rsidRPr="00000000" w14:paraId="0000041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Evening</w:t>
      </w:r>
    </w:p>
    <w:p w:rsidR="00000000" w:rsidDel="00000000" w:rsidP="00000000" w:rsidRDefault="00000000" w:rsidRPr="00000000" w14:paraId="0000041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Kabir kitchen mein haldi ke saath powder mix karta hai, Rhea ka hansna aur uska kehna “Wohw, khana khushboo se hi tasty lag raha hai!” Kabir ke haath pe powder ka close-up aur uski aankhon ka golden glow.</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Low mysterious hum, phir shift to shaant ambience.</w:t>
      </w:r>
    </w:p>
    <w:p w:rsidR="00000000" w:rsidDel="00000000" w:rsidP="00000000" w:rsidRDefault="00000000" w:rsidRPr="00000000" w14:paraId="0000041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DINING AREA – EVENING]</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table pe bethi hai, Kabir uske liye khana serve karta hai. Rhea ek bite leti hai aur mast hansi ke saath kehti hai:</w:t>
      </w:r>
    </w:p>
    <w:p w:rsidR="00000000" w:rsidDel="00000000" w:rsidP="00000000" w:rsidRDefault="00000000" w:rsidRPr="00000000" w14:paraId="0000041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“Wohw Kabir! Tumhe toh sach mein restaurant khol lena chahiye. Khana kamaal ka hai.”</w:t>
      </w:r>
    </w:p>
    <w:p w:rsidR="00000000" w:rsidDel="00000000" w:rsidP="00000000" w:rsidRDefault="00000000" w:rsidRPr="00000000" w14:paraId="0000041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halki si muskaan deta hai. Uske chehre pe sukoon bhi hai aur kuchh chhupa hua bhi.</w:t>
      </w:r>
    </w:p>
    <w:p w:rsidR="00000000" w:rsidDel="00000000" w:rsidP="00000000" w:rsidRDefault="00000000" w:rsidRPr="00000000" w14:paraId="0000041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INTIMATE SITTING]</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Dinner ke baad Rhea Kabir ke saath verandah mein bethi hai. Raat ka aasmaan, chaand ki roshni, aur door se mandir ki ghanti ki awaaz. Rhea uske kandhe pe sir rakhti hai.</w:t>
      </w:r>
    </w:p>
    <w:p w:rsidR="00000000" w:rsidDel="00000000" w:rsidP="00000000" w:rsidRDefault="00000000" w:rsidRPr="00000000" w14:paraId="0000042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“kuch sunao na… waise tum kabhi apne bare mein jyada bolte nahi.”</w:t>
      </w:r>
    </w:p>
    <w:p w:rsidR="00000000" w:rsidDel="00000000" w:rsidP="00000000" w:rsidRDefault="00000000" w:rsidRPr="00000000" w14:paraId="0000042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ek pal ke liye chup rehta hai. Uska chehra camera ke side se shadow mein dikhai deta hai.</w:t>
      </w:r>
    </w:p>
    <w:p w:rsidR="00000000" w:rsidDel="00000000" w:rsidP="00000000" w:rsidRDefault="00000000" w:rsidRPr="00000000" w14:paraId="0000042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KABIR’S STORY]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(dheere, gehri awaaz mein)</w:t>
        <w:br w:type="textWrapping"/>
        <w:t xml:space="preserve"> “Thik hai… ek kahani sonata hun  Ek raja tha. Bahut shaktishaali. Lekin use apni taaqat ko hamesha ke liye amar banana tha.”</w:t>
      </w:r>
    </w:p>
    <w:p w:rsidR="00000000" w:rsidDel="00000000" w:rsidP="00000000" w:rsidRDefault="00000000" w:rsidRPr="00000000" w14:paraId="0000042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curiosity se sun rahi hai, aankhen uspar tikayi hui.</w:t>
      </w:r>
    </w:p>
    <w:p w:rsidR="00000000" w:rsidDel="00000000" w:rsidP="00000000" w:rsidRDefault="00000000" w:rsidRPr="00000000" w14:paraId="0000042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Usne devi-devtaon se prarthana ki. Aur us prathna ka  jawab mila… ek bali deni hogi. Woh bhi Rani ki…</w:t>
      </w:r>
    </w:p>
    <w:p w:rsidR="00000000" w:rsidDel="00000000" w:rsidP="00000000" w:rsidRDefault="00000000" w:rsidRPr="00000000" w14:paraId="0000042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Rhea ke chehre pe zoom karta hai, woh thoda shock hoti hai par suni ja rahi hai.</w:t>
      </w:r>
    </w:p>
    <w:p w:rsidR="00000000" w:rsidDel="00000000" w:rsidP="00000000" w:rsidRDefault="00000000" w:rsidRPr="00000000" w14:paraId="0000042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“Raja ne apni rani ki bali dene se inkaar kiya. Lekin… ek raat usne use apni rani ko phoolon se saja kar devi ke saamne rakha… aur apne hi haathon se bali de di.”</w:t>
      </w:r>
    </w:p>
    <w:p w:rsidR="00000000" w:rsidDel="00000000" w:rsidP="00000000" w:rsidRDefault="00000000" w:rsidRPr="00000000" w14:paraId="0000042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Background music heavy ho jata hai. Kabir ke hothon pe ek faint muskaan hai, jaise kahani se zyada kuch keh raha ho.</w:t>
      </w:r>
    </w:p>
    <w:p w:rsidR="00000000" w:rsidDel="00000000" w:rsidP="00000000" w:rsidRDefault="00000000" w:rsidRPr="00000000" w14:paraId="0000042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halka sa nervous laugh karti hai.</w:t>
      </w:r>
    </w:p>
    <w:p w:rsidR="00000000" w:rsidDel="00000000" w:rsidP="00000000" w:rsidRDefault="00000000" w:rsidRPr="00000000" w14:paraId="0000042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“Ye… ye kaisi kahani thi, Kabir? Thodi scary hai.”</w:t>
      </w:r>
    </w:p>
    <w:p w:rsidR="00000000" w:rsidDel="00000000" w:rsidP="00000000" w:rsidRDefault="00000000" w:rsidRPr="00000000" w14:paraId="0000042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uski taraf dheere se dekhta hai, uske baal sahlaata hai.</w:t>
      </w:r>
    </w:p>
    <w:p w:rsidR="00000000" w:rsidDel="00000000" w:rsidP="00000000" w:rsidRDefault="00000000" w:rsidRPr="00000000" w14:paraId="0000042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“Har kahani mein thoda sach hota hai, Rhea.”</w:t>
      </w:r>
    </w:p>
    <w:p w:rsidR="00000000" w:rsidDel="00000000" w:rsidP="00000000" w:rsidRDefault="00000000" w:rsidRPr="00000000" w14:paraId="0000042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uske intense chehre pe zoom karta hai. Uski aankhon mein fir se wohh golden glow chamak jaata hai. Door se hawa tez chalti hai, ek diya bujh jaata hai.</w:t>
      </w:r>
    </w:p>
    <w:p w:rsidR="00000000" w:rsidDel="00000000" w:rsidP="00000000" w:rsidRDefault="00000000" w:rsidRPr="00000000" w14:paraId="0000042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43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"Kabhi kahani sirf kahani nahi hoti… kabhi wohh bhavishya ki jhalak hoti hai."</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32">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sc3qn16v05ui" w:id="19"/>
      <w:bookmarkEnd w:id="1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cm4nv9mi82zr" w:id="20"/>
      <w:bookmarkEnd w:id="20"/>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saf77lm4jgnu" w:id="21"/>
      <w:bookmarkEnd w:id="2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5">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racl42f6wogp" w:id="22"/>
      <w:bookmarkEnd w:id="2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6">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p0q8a7o5c61m" w:id="23"/>
      <w:bookmarkEnd w:id="2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7">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riz0ryq3uptn" w:id="24"/>
      <w:bookmarkEnd w:id="2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8">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c7b4nzjhkyve" w:id="25"/>
      <w:bookmarkEnd w:id="25"/>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9">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ifa71pbg1e45" w:id="26"/>
      <w:bookmarkEnd w:id="2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A">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hvq7msq9zwxu" w:id="27"/>
      <w:bookmarkEnd w:id="2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B">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6xje66ovs6aa" w:id="28"/>
      <w:bookmarkEnd w:id="2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C">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9kzqutun3g08" w:id="29"/>
      <w:bookmarkEnd w:id="2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D">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dae27ojo5x44" w:id="30"/>
      <w:bookmarkEnd w:id="30"/>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E">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ot1p1u15jzyz" w:id="31"/>
      <w:bookmarkEnd w:id="3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3F">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bj3dzvifh7ar" w:id="32"/>
      <w:bookmarkEnd w:id="3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40">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iui04iiekvor" w:id="33"/>
      <w:bookmarkEnd w:id="3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41">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jo8we4uhegxs" w:id="34"/>
      <w:bookmarkEnd w:id="3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42">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oi9cpgmro65g" w:id="35"/>
      <w:bookmarkEnd w:id="35"/>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4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nvyx8qx27qq3" w:id="36"/>
      <w:bookmarkEnd w:id="3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4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quacj5lo8uw0" w:id="37"/>
      <w:bookmarkEnd w:id="3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45">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og2m5b3qe38b" w:id="38"/>
      <w:bookmarkEnd w:id="3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46">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51ptz0n49jlh" w:id="39"/>
      <w:bookmarkEnd w:id="3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28</w:t>
      </w:r>
    </w:p>
    <w:p w:rsidR="00000000" w:rsidDel="00000000" w:rsidP="00000000" w:rsidRDefault="00000000" w:rsidRPr="00000000" w14:paraId="0000044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Night + Rhea’s Room</w:t>
      </w:r>
    </w:p>
    <w:p w:rsidR="00000000" w:rsidDel="00000000" w:rsidP="00000000" w:rsidRDefault="00000000" w:rsidRPr="00000000" w14:paraId="0000044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Kabir ka kahani sunana — “Raja ne apni rani ki bali dekar amar ho jaata hai.” Rhea ka nervous laugh. Kabir ka kehna “Har kahani mein sach ka ek hissa hota hai.” Uski golden glow wali aankhein.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Tense music, hawa ki tez awaaz.</w:t>
      </w:r>
    </w:p>
    <w:p w:rsidR="00000000" w:rsidDel="00000000" w:rsidP="00000000" w:rsidRDefault="00000000" w:rsidRPr="00000000" w14:paraId="0000044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RHEA’S ROOM – LATE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bistar par leti hai, lekin neend nahi aa rahi. Kabir ki kahani uske dimaag me ghoom rahi hai. Woh bar-bar usi line ko yaad karti hai.</w:t>
      </w:r>
    </w:p>
    <w:p w:rsidR="00000000" w:rsidDel="00000000" w:rsidP="00000000" w:rsidRDefault="00000000" w:rsidRPr="00000000" w14:paraId="0000044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VO – KABIR’S VOICE (echoed, distorted):</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“Apni hi haathon se rani ki bali…”</w:t>
      </w:r>
    </w:p>
    <w:p w:rsidR="00000000" w:rsidDel="00000000" w:rsidP="00000000" w:rsidRDefault="00000000" w:rsidRPr="00000000" w14:paraId="0000044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aankhen zor se band kar leti hai, pasina aata hai. Suddenly usse ek khwab aata hai:</w:t>
      </w:r>
    </w:p>
    <w:p w:rsidR="00000000" w:rsidDel="00000000" w:rsidP="00000000" w:rsidRDefault="00000000" w:rsidRPr="00000000" w14:paraId="0000044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DREAM SEQUENCE]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Mandir, agni ke saamne Rhea khadi hai shaadi ke johde mein. Kabir raja ke roop mein, uski aankhon mein wohh golden glow. Uske haath mein talwar hai. Rhea cheekh kar chillati hai.</w:t>
      </w:r>
    </w:p>
    <w:p w:rsidR="00000000" w:rsidDel="00000000" w:rsidP="00000000" w:rsidRDefault="00000000" w:rsidRPr="00000000" w14:paraId="0000044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 (dream me):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“Kabir, mat karo!”</w:t>
      </w:r>
    </w:p>
    <w:p w:rsidR="00000000" w:rsidDel="00000000" w:rsidP="00000000" w:rsidRDefault="00000000" w:rsidRPr="00000000" w14:paraId="0000045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Talwar uthane ka moment… screen white flash hota hai.</w:t>
      </w:r>
    </w:p>
    <w:p w:rsidR="00000000" w:rsidDel="00000000" w:rsidP="00000000" w:rsidRDefault="00000000" w:rsidRPr="00000000" w14:paraId="0000045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 RHEA’S ROOM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hichkiyon ke saath uth jaati hai. Saans tez chal rahi hai. Pani lene uthti hai. Jaise hi darwaza kholti hai, Kabir saamne khada hai, ek glass pani haath mein.</w:t>
      </w:r>
    </w:p>
    <w:p w:rsidR="00000000" w:rsidDel="00000000" w:rsidP="00000000" w:rsidRDefault="00000000" w:rsidRPr="00000000" w14:paraId="0000045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 (pyar se, calmly):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“Tumhe neend nahi aa rahi thi? Main yahi aa raha tha… pani dene.”</w:t>
      </w:r>
    </w:p>
    <w:p w:rsidR="00000000" w:rsidDel="00000000" w:rsidP="00000000" w:rsidRDefault="00000000" w:rsidRPr="00000000" w14:paraId="0000045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uska sar sahlaata hai, uski aankhon mein ab sukoon hai, koi glow nahi.</w:t>
      </w:r>
    </w:p>
    <w:p w:rsidR="00000000" w:rsidDel="00000000" w:rsidP="00000000" w:rsidRDefault="00000000" w:rsidRPr="00000000" w14:paraId="0000045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glass le kar pani peeti hai, thoda relax hoti hai. Kabir uske paas baith jata hai aur halki si lullaby jaisi tune gungunata hai.</w:t>
      </w:r>
    </w:p>
    <w:p w:rsidR="00000000" w:rsidDel="00000000" w:rsidP="00000000" w:rsidRDefault="00000000" w:rsidRPr="00000000" w14:paraId="0000045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Rhea ke chehre pe — woh dheere se aankh band karti hai. Par uske mind me flash cut hota hai: wahi khwab, talwar, aur bali wala scene.</w:t>
      </w:r>
    </w:p>
    <w:p w:rsidR="00000000" w:rsidDel="00000000" w:rsidP="00000000" w:rsidRDefault="00000000" w:rsidRPr="00000000" w14:paraId="0000045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phir Kabir ke chehre pe shift hota hai — woh pyar se Rhea ko dekhta hai, par uske hothon pe ek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strange faint smile</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aa jaati hai.</w:t>
      </w:r>
    </w:p>
    <w:p w:rsidR="00000000" w:rsidDel="00000000" w:rsidP="00000000" w:rsidRDefault="00000000" w:rsidRPr="00000000" w14:paraId="0000045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"Sapne aksar sachai ka darpan hote hain… par kya Rhea samay se pehchaan paayegi?"</w:t>
      </w:r>
    </w:p>
    <w:p w:rsidR="00000000" w:rsidDel="00000000" w:rsidP="00000000" w:rsidRDefault="00000000" w:rsidRPr="00000000" w14:paraId="0000045B">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mupy6s2sbdo4" w:id="40"/>
      <w:bookmarkEnd w:id="40"/>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5C">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lwlkyncux44x" w:id="41"/>
      <w:bookmarkEnd w:id="4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5D">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4led1u8tpcx4" w:id="42"/>
      <w:bookmarkEnd w:id="4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5E">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27qe03msnr3" w:id="43"/>
      <w:bookmarkEnd w:id="4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5F">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6jj54c2npvxa" w:id="44"/>
      <w:bookmarkEnd w:id="4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60">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ah70udkclhkf" w:id="45"/>
      <w:bookmarkEnd w:id="45"/>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61">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12hprg5v7qzg" w:id="46"/>
      <w:bookmarkEnd w:id="4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62">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owjkz0f54vm9" w:id="47"/>
      <w:bookmarkEnd w:id="4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6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j5xixynj4ka3" w:id="48"/>
      <w:bookmarkEnd w:id="4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6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jr4frzeporze" w:id="49"/>
      <w:bookmarkEnd w:id="4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65">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h6zx7x6t4ds5" w:id="50"/>
      <w:bookmarkEnd w:id="50"/>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466">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mdueftlbxrse" w:id="51"/>
      <w:bookmarkEnd w:id="5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36"/>
              <w:szCs w:val="36"/>
            </w:rPr>
          </w:rPrChange>
        </w:rPr>
        <w:t xml:space="preserve">EPISODE</w:t>
      </w:r>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29</w:t>
      </w:r>
    </w:p>
    <w:p w:rsidR="00000000" w:rsidDel="00000000" w:rsidP="00000000" w:rsidRDefault="00000000" w:rsidRPr="00000000" w14:paraId="0000046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Kabir’s House – Morning + Courtyard</w:t>
      </w:r>
    </w:p>
    <w:p w:rsidR="00000000" w:rsidDel="00000000" w:rsidP="00000000" w:rsidRDefault="00000000" w:rsidRPr="00000000" w14:paraId="0000046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Rhea ka nightmare (Kabir talwar uthata hai), uska hichkiyon ke saath uthna, Kabir ka glass of water dena, aur lullaby se usse sulana. Last frame: Kabir ki faint, mysterious smile.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Light echo of Kabir’s kahani + soft morning music transition.</w:t>
      </w:r>
    </w:p>
    <w:p w:rsidR="00000000" w:rsidDel="00000000" w:rsidP="00000000" w:rsidRDefault="00000000" w:rsidRPr="00000000" w14:paraId="0000046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KABIR’S HOUSE – BEDROOM – MORNING]</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bistar par soti hai. Suraj ki halki roshni uske chehre par padti hai. Kabir uske paas baitha hai, uske baalon ko pyaar se theek kar raha hai. Rhea aankh kholti hai, thoda ghabraati hai, lekin phir Kabir ki muskaan dekh kar relax ho jaati hai.</w:t>
      </w:r>
    </w:p>
    <w:p w:rsidR="00000000" w:rsidDel="00000000" w:rsidP="00000000" w:rsidRDefault="00000000" w:rsidRPr="00000000" w14:paraId="0000046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(softly, half smile)</w:t>
        <w:br w:type="textWrapping"/>
        <w:t xml:space="preserve"> “Tum Raat bhar yahin the? Soye nahi?”</w:t>
      </w:r>
    </w:p>
    <w:p w:rsidR="00000000" w:rsidDel="00000000" w:rsidP="00000000" w:rsidRDefault="00000000" w:rsidRPr="00000000" w14:paraId="0000046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(gently)</w:t>
        <w:br w:type="textWrapping"/>
        <w:t xml:space="preserve"> “nahi, nind nahi aayi or waise bhi Jahan tum… wahan main.”</w:t>
      </w:r>
    </w:p>
    <w:p w:rsidR="00000000" w:rsidDel="00000000" w:rsidP="00000000" w:rsidRDefault="00000000" w:rsidRPr="00000000" w14:paraId="0000046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unke chehre paas lekar aata hai. Kabir uske forehead pe halka sa kiss karta hai. Moment tender hai, par Rhea ke dimaag me ek second ke liye flash hota hai — wahi bali wala sapna. Woh aankh jhapakti hai aur scene normal lagne lagta hai.</w:t>
      </w:r>
    </w:p>
    <w:p w:rsidR="00000000" w:rsidDel="00000000" w:rsidP="00000000" w:rsidRDefault="00000000" w:rsidRPr="00000000" w14:paraId="0000046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EXT. COURTYARD – DAY]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Rhea ke liye breakfast banakar laata hai, chhoti si thali mein. Rhea hans kar taang kheechti hai.</w:t>
      </w:r>
    </w:p>
    <w:p w:rsidR="00000000" w:rsidDel="00000000" w:rsidP="00000000" w:rsidRDefault="00000000" w:rsidRPr="00000000" w14:paraId="0000047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(teasing)</w:t>
        <w:br w:type="textWrapping"/>
        <w:t xml:space="preserve"> “mujhe itna accha khana khila rhe ho,, kahin koi secret mission to nahi?”</w:t>
      </w:r>
    </w:p>
    <w:p w:rsidR="00000000" w:rsidDel="00000000" w:rsidP="00000000" w:rsidRDefault="00000000" w:rsidRPr="00000000" w14:paraId="0000047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muskurata hai, thoda flirty mood.</w:t>
      </w:r>
    </w:p>
    <w:p w:rsidR="00000000" w:rsidDel="00000000" w:rsidP="00000000" w:rsidRDefault="00000000" w:rsidRPr="00000000" w14:paraId="0000047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“Mission? Haan… tumhe hamesha khush rakhne ka.”</w:t>
      </w:r>
    </w:p>
    <w:p w:rsidR="00000000" w:rsidDel="00000000" w:rsidP="00000000" w:rsidRDefault="00000000" w:rsidRPr="00000000" w14:paraId="0000047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ke chehre par blush. Woh ek bite leti hai, Kabir usse dekhte hue halki si gaze banaye rakhta hai. Unki nazrein band nahi hoti.</w:t>
      </w:r>
    </w:p>
    <w:p w:rsidR="00000000" w:rsidDel="00000000" w:rsidP="00000000" w:rsidRDefault="00000000" w:rsidRPr="00000000" w14:paraId="0000047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INTIMATE MOMENT]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mazaak mein kabir ke hothon par thoda khana laga deti hai. Kabir hans kar uske haath pakad leta hai aur apne hothon se us khane ko halka sa touch karke clean karta hai.</w:t>
      </w:r>
    </w:p>
    <w:p w:rsidR="00000000" w:rsidDel="00000000" w:rsidP="00000000" w:rsidRDefault="00000000" w:rsidRPr="00000000" w14:paraId="0000047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Moment thoda bold aur sensual ban jaata hai. Rhea ki saanson ki speed badh jaati hai. Dono ek dusre ke bahut paas aate hain.</w:t>
      </w:r>
    </w:p>
    <w:p w:rsidR="00000000" w:rsidDel="00000000" w:rsidP="00000000" w:rsidRDefault="00000000" w:rsidRPr="00000000" w14:paraId="0000047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(halki hansi ke saath, magar dil se bechain)</w:t>
        <w:br w:type="textWrapping"/>
        <w:t xml:space="preserve"> “Kabir, tumhari pakad… aur tumhari nazrein… dono mujhe kabhi bhaagne nahi deti.”</w:t>
      </w:r>
    </w:p>
    <w:p w:rsidR="00000000" w:rsidDel="00000000" w:rsidP="00000000" w:rsidRDefault="00000000" w:rsidRPr="00000000" w14:paraId="0000047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(softly, intense tone)</w:t>
        <w:br w:type="textWrapping"/>
        <w:t xml:space="preserve"> “Shayad isiliye… kismat ne tumhe meri taraf kheench liya.”</w:t>
      </w:r>
    </w:p>
    <w:p w:rsidR="00000000" w:rsidDel="00000000" w:rsidP="00000000" w:rsidRDefault="00000000" w:rsidRPr="00000000" w14:paraId="0000047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Unke chehre itne paas hote hain jaise ek kiss hone wala ho, par usi waqt door se mandir ki ghanti bajti hai. Rhea ka attention turant us taraf chala jata hai.</w:t>
      </w:r>
    </w:p>
    <w:p w:rsidR="00000000" w:rsidDel="00000000" w:rsidP="00000000" w:rsidRDefault="00000000" w:rsidRPr="00000000" w14:paraId="0000047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mandir ki awaaz sun kar pal bhar ke liye khud se confuse ho jaati hai. Woh Kabir se door ho jaati hai, aur ek uneasy smile deti hai. Kabir usse dheere se dekhta hai, lekin uski aankhon mein wohhi chhupi hui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mystery</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chamak ek pal ke liye nazar aati hai.</w:t>
      </w:r>
    </w:p>
    <w:p w:rsidR="00000000" w:rsidDel="00000000" w:rsidP="00000000" w:rsidRDefault="00000000" w:rsidRPr="00000000" w14:paraId="0000047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47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"Pyaar ke pal kabhi kabhi darr ko aur gehra bana dete hain."</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7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8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8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8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8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8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8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486">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diyxwrpbnsly" w:id="52"/>
      <w:bookmarkEnd w:id="52"/>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30</w:t>
      </w:r>
    </w:p>
    <w:p w:rsidR="00000000" w:rsidDel="00000000" w:rsidP="00000000" w:rsidRDefault="00000000" w:rsidRPr="00000000" w14:paraId="0000048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City Market – Evening</w:t>
      </w:r>
    </w:p>
    <w:p w:rsidR="00000000" w:rsidDel="00000000" w:rsidP="00000000" w:rsidRDefault="00000000" w:rsidRPr="00000000" w14:paraId="0000048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Kabir aur Rhea ka paas aana, door se mandir ki ghanti, Rhea ka uneasy chehra. Kabir ka haath tight pakadna aur uski halki si muskaan.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Mandir ki ghanti + bazaar ki background awaaz blend.</w:t>
      </w:r>
    </w:p>
    <w:p w:rsidR="00000000" w:rsidDel="00000000" w:rsidP="00000000" w:rsidRDefault="00000000" w:rsidRPr="00000000" w14:paraId="0000048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CITY MARKET – EVENING]</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Market mein roshniyan jal rahi hain. Chhoti-chhoti shops, awaazon ka shor, sabzi walon ki pukaar. Rhea thoda excited hai, kyunki woh ghar ke bahar aayi hai after long time.</w:t>
      </w:r>
    </w:p>
    <w:p w:rsidR="00000000" w:rsidDel="00000000" w:rsidP="00000000" w:rsidRDefault="00000000" w:rsidRPr="00000000" w14:paraId="0000048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(smiling, playful)</w:t>
        <w:br w:type="textWrapping"/>
        <w:t xml:space="preserve"> “Kabir, ye tum mujhe market me le aye ho?”</w:t>
      </w:r>
    </w:p>
    <w:p w:rsidR="00000000" w:rsidDel="00000000" w:rsidP="00000000" w:rsidRDefault="00000000" w:rsidRPr="00000000" w14:paraId="0000048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(chuckling, casually)</w:t>
        <w:br w:type="textWrapping"/>
        <w:t xml:space="preserve"> “han, . Bas chalti raho mere saath.”</w:t>
      </w:r>
    </w:p>
    <w:p w:rsidR="00000000" w:rsidDel="00000000" w:rsidP="00000000" w:rsidRDefault="00000000" w:rsidRPr="00000000" w14:paraId="0000048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uska haath lightly hold karta hai, bheed me sambhalte hue usse raste dikhata hai.</w:t>
      </w:r>
    </w:p>
    <w:p w:rsidR="00000000" w:rsidDel="00000000" w:rsidP="00000000" w:rsidRDefault="00000000" w:rsidRPr="00000000" w14:paraId="0000048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EXT. MARKET TURNING – CONTINUOUS]</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Jaise hi woh dono ek gali ke kone se nikalte hain, ek roadside baba baitha hai. Purani chadar, haath me mala. Market ka shor ke beech bhi uski awaaz seedha Rhea aur Kabir tak pahunchti hai.</w:t>
      </w:r>
    </w:p>
    <w:p w:rsidR="00000000" w:rsidDel="00000000" w:rsidP="00000000" w:rsidRDefault="00000000" w:rsidRPr="00000000" w14:paraId="0000049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BABA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(deep, calm voice)</w:t>
        <w:br w:type="textWrapping"/>
        <w:t xml:space="preserve"> “Samay aa raha hai… tayyari poori kar lena.”</w:t>
      </w:r>
    </w:p>
    <w:p w:rsidR="00000000" w:rsidDel="00000000" w:rsidP="00000000" w:rsidRDefault="00000000" w:rsidRPr="00000000" w14:paraId="0000049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turant ruk jaati hai. Thoda ghabra kar baba ki taraf dekhti hai.</w:t>
      </w:r>
    </w:p>
    <w:p w:rsidR="00000000" w:rsidDel="00000000" w:rsidP="00000000" w:rsidRDefault="00000000" w:rsidRPr="00000000" w14:paraId="0000049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(halki si fumbled voice)</w:t>
        <w:br w:type="textWrapping"/>
        <w:t xml:space="preserve"> “Kya kaha unhone…?”</w:t>
      </w:r>
    </w:p>
    <w:p w:rsidR="00000000" w:rsidDel="00000000" w:rsidP="00000000" w:rsidRDefault="00000000" w:rsidRPr="00000000" w14:paraId="0000049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(smoothly, bina tension ke)</w:t>
        <w:br w:type="textWrapping"/>
        <w:t xml:space="preserve"> “Pagal baba hain… bazaar mein hamesha aise log mil jaate hain. Tum fikr mat karo.”</w:t>
      </w:r>
    </w:p>
    <w:p w:rsidR="00000000" w:rsidDel="00000000" w:rsidP="00000000" w:rsidRDefault="00000000" w:rsidRPr="00000000" w14:paraId="0000049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Woh Rhea ka haath aur tight pakadta hai aur bheed mein aage badh jaata hai.</w:t>
      </w:r>
    </w:p>
    <w:p w:rsidR="00000000" w:rsidDel="00000000" w:rsidP="00000000" w:rsidRDefault="00000000" w:rsidRPr="00000000" w14:paraId="0000049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CLOSE-UP – 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chal toh rahi hai, par uske chehre pe clear wohrry hai. Baba ki awaaz ab bhi uske dimaag me ghoom rahi hai.</w:t>
      </w:r>
    </w:p>
    <w:p w:rsidR="00000000" w:rsidDel="00000000" w:rsidP="00000000" w:rsidRDefault="00000000" w:rsidRPr="00000000" w14:paraId="0000049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VO –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BABA’S VOICE (echoed):</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“Samay aa raha hai… tayyari poori kar lena…”</w:t>
      </w:r>
    </w:p>
    <w:p w:rsidR="00000000" w:rsidDel="00000000" w:rsidP="00000000" w:rsidRDefault="00000000" w:rsidRPr="00000000" w14:paraId="0000049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back to baba. Uski aankhen band hain, lekin ek pal ke liye uski palkon ke kone se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golden glow</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dikh jaata hai. Market ka shor dheere-dheere mute ho jata hai.</w:t>
      </w:r>
    </w:p>
    <w:p w:rsidR="00000000" w:rsidDel="00000000" w:rsidP="00000000" w:rsidRDefault="00000000" w:rsidRPr="00000000" w14:paraId="0000049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49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“Har shabd ek naya raaz kholta hai… par kya Rhea samay se samajh paayegi?”</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9D">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snnxwr1osjhk" w:id="53"/>
      <w:bookmarkEnd w:id="53"/>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49E">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yg516w35w3si" w:id="54"/>
      <w:bookmarkEnd w:id="54"/>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49F">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qdo2siykf5vn" w:id="55"/>
      <w:bookmarkEnd w:id="55"/>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31</w:t>
      </w:r>
    </w:p>
    <w:p w:rsidR="00000000" w:rsidDel="00000000" w:rsidP="00000000" w:rsidRDefault="00000000" w:rsidRPr="00000000" w14:paraId="000004A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Sundernagar – Raghubeer’s House + Hired Gunde</w:t>
      </w:r>
    </w:p>
    <w:p w:rsidR="00000000" w:rsidDel="00000000" w:rsidP="00000000" w:rsidRDefault="00000000" w:rsidRPr="00000000" w14:paraId="000004A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Rhea aur Kabir market me chal rahe the, Baba ka cryptic message “Samay aa raha hai… tayyari poori kar lena”. Rhea ka uneasy expression, Kabir ka haath tight pakadna aur uska faint smile.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Tense low strings + subtle heartbeat rhythm.</w:t>
      </w:r>
    </w:p>
    <w:p w:rsidR="00000000" w:rsidDel="00000000" w:rsidP="00000000" w:rsidRDefault="00000000" w:rsidRPr="00000000" w14:paraId="000004A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RAGHUBEER’S HOUSE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Raghubeer apne ghar ke dark hall me khada hai. Table pe map aur Rhea ke kuch photos bikhre hain. Uske saath 2-3 gunde khade hain.</w:t>
      </w:r>
    </w:p>
    <w:p w:rsidR="00000000" w:rsidDel="00000000" w:rsidP="00000000" w:rsidRDefault="00000000" w:rsidRPr="00000000" w14:paraId="000004A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(gussa se, deep voice)</w:t>
        <w:br w:type="textWrapping"/>
        <w:t xml:space="preserve"> “jao… aur Rhea ko kisi bhi haal me mere paas laao!”</w:t>
      </w:r>
    </w:p>
    <w:p w:rsidR="00000000" w:rsidDel="00000000" w:rsidP="00000000" w:rsidRDefault="00000000" w:rsidRPr="00000000" w14:paraId="000004A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sirf nod karte hain. Camera close-up Raghubeer ke chehre pe — aankhen gusse se jal rahi hain.</w:t>
      </w:r>
    </w:p>
    <w:p w:rsidR="00000000" w:rsidDel="00000000" w:rsidP="00000000" w:rsidRDefault="00000000" w:rsidRPr="00000000" w14:paraId="000004A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EXT. SUNDERNAGAR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apni bikes pe nikalte hain, photos aur instructions check karte hue. Camera ek drone-like oveRhead shot dikhata hai ki woh bazaar ke chhote chauraha se nikal rahe hain, jaise chase shuru hone wali ho.</w:t>
      </w:r>
    </w:p>
    <w:p w:rsidR="00000000" w:rsidDel="00000000" w:rsidP="00000000" w:rsidRDefault="00000000" w:rsidRPr="00000000" w14:paraId="000004A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Engines ka roar, distant market ambient fading.</w:t>
      </w:r>
    </w:p>
    <w:p w:rsidR="00000000" w:rsidDel="00000000" w:rsidP="00000000" w:rsidRDefault="00000000" w:rsidRPr="00000000" w14:paraId="000004A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PARALLEL – KABIR &amp; 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aur Rhea market ke ek side lane me slowly walk karte hain, unaware ki gunde unki taraf aa rahe hain. Rhea ab bhi Baba ke wohrds ke effect me thodi uneasy hai.</w:t>
      </w:r>
    </w:p>
    <w:p w:rsidR="00000000" w:rsidDel="00000000" w:rsidP="00000000" w:rsidRDefault="00000000" w:rsidRPr="00000000" w14:paraId="000004A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(soft, hesitant)</w:t>
        <w:br w:type="textWrapping"/>
        <w:t xml:space="preserve"> “Kabir… mujhe lag raha hai kuchh ajeeb hone wala hai.”</w:t>
      </w:r>
    </w:p>
    <w:p w:rsidR="00000000" w:rsidDel="00000000" w:rsidP="00000000" w:rsidRDefault="00000000" w:rsidRPr="00000000" w14:paraId="000004A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(soothing, holding her hand tight)</w:t>
        <w:br w:type="textWrapping"/>
        <w:t xml:space="preserve"> “Koi baat nahi. Tum bas mere saath raho.”</w:t>
      </w:r>
    </w:p>
    <w:p w:rsidR="00000000" w:rsidDel="00000000" w:rsidP="00000000" w:rsidRDefault="00000000" w:rsidRPr="00000000" w14:paraId="000004A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ek wide shot me unke piche se shadowed figures (gunde) ko dikhata hai — unka face abhi nazar nahi aata, sirf movement aur dark silhouettes.</w:t>
      </w:r>
    </w:p>
    <w:p w:rsidR="00000000" w:rsidDel="00000000" w:rsidP="00000000" w:rsidRDefault="00000000" w:rsidRPr="00000000" w14:paraId="000004A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Raghubeer ke angry face pe shift hota hai. Ek phone call aata hai, gunde uske orders report karte hain. Raghubeer ek chilling smile deta hai.</w:t>
      </w:r>
    </w:p>
    <w:p w:rsidR="00000000" w:rsidDel="00000000" w:rsidP="00000000" w:rsidRDefault="00000000" w:rsidRPr="00000000" w14:paraId="000004B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4B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“Pyaar ke raaste ab khatarnaak ho gaye hain… aur andhera bas shuru hua hai.”</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B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B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B5">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juemremxf21s" w:id="56"/>
      <w:bookmarkEnd w:id="56"/>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4B6">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7qi1dbz249sz" w:id="57"/>
      <w:bookmarkEnd w:id="57"/>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4B7">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wx55qs423kxt" w:id="58"/>
      <w:bookmarkEnd w:id="58"/>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4B8">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4tbnhck199ic" w:id="59"/>
      <w:bookmarkEnd w:id="59"/>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4B9">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fkykz46nk9hg" w:id="60"/>
      <w:bookmarkEnd w:id="6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4BA">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o73iwzyn3smt" w:id="61"/>
      <w:bookmarkEnd w:id="61"/>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4BB">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1yxezvmoqrog" w:id="62"/>
      <w:bookmarkEnd w:id="62"/>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32</w:t>
      </w:r>
    </w:p>
    <w:p w:rsidR="00000000" w:rsidDel="00000000" w:rsidP="00000000" w:rsidRDefault="00000000" w:rsidRPr="00000000" w14:paraId="000004B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Sundernagar – Streets + Kabir’s House</w:t>
      </w:r>
    </w:p>
    <w:p w:rsidR="00000000" w:rsidDel="00000000" w:rsidP="00000000" w:rsidRDefault="00000000" w:rsidRPr="00000000" w14:paraId="000004B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Raghubeer ne gundo ko Rhea ko pakadne ke liye bheja. Gunde bazaar aur surrounding lanes me shadowed movement’s kar rahe hain. Kabir aur Rhea market me walking moment.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Soft tense strings + distant crowd murmur.</w:t>
      </w:r>
    </w:p>
    <w:p w:rsidR="00000000" w:rsidDel="00000000" w:rsidP="00000000" w:rsidRDefault="00000000" w:rsidRPr="00000000" w14:paraId="000004B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SUNDERNAGAR – DAY 1]</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chhup kar Rhea ka peecha karte hain. Camera ek aerial shot se unke shadowed movements dikhata hai — Rhea unaware hai, shopping aur chhoti chhoti baatein kar rahi hai.</w:t>
      </w:r>
    </w:p>
    <w:p w:rsidR="00000000" w:rsidDel="00000000" w:rsidP="00000000" w:rsidRDefault="00000000" w:rsidRPr="00000000" w14:paraId="000004C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1 (whisper, phone me report karte hue)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“Haath me basket le kar Rhea chal rahi hai, koi suspect nahi.”</w:t>
      </w:r>
    </w:p>
    <w:p w:rsidR="00000000" w:rsidDel="00000000" w:rsidP="00000000" w:rsidRDefault="00000000" w:rsidRPr="00000000" w14:paraId="000004C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2</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“Check kiya, ek ladka bhi saath hai, lekin kuch bhi ajeeb nahi lag raha.”</w:t>
      </w:r>
    </w:p>
    <w:p w:rsidR="00000000" w:rsidDel="00000000" w:rsidP="00000000" w:rsidRDefault="00000000" w:rsidRPr="00000000" w14:paraId="000004C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disappear ho jaate hain jaise shadows. Rhea happy mood me chal rahi hai, Kabir casually uske saath walk karta hai, lekin camera close-up me dikhaata hai Kabir ke intense gaze ko — woh gundo ko observe kar raha hai, par ekdum calm aur protective lagta hai.</w:t>
      </w:r>
    </w:p>
    <w:p w:rsidR="00000000" w:rsidDel="00000000" w:rsidP="00000000" w:rsidRDefault="00000000" w:rsidRPr="00000000" w14:paraId="000004C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INT. KABIR’S HOUSE – NIGHT 1]</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Rhea ke saath dinner karta hai. Rhea normal hai, par thoda tired lag rahi hai. Kabir uska haath pakad ke gently support deta hai, par koi clue nahi deta ki woh pehle hi aware hai ki gunde unka peecha kar rahe hain.</w:t>
      </w:r>
    </w:p>
    <w:p w:rsidR="00000000" w:rsidDel="00000000" w:rsidP="00000000" w:rsidRDefault="00000000" w:rsidRPr="00000000" w14:paraId="000004C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(thodi muskaan ke saath)</w:t>
        <w:br w:type="textWrapping"/>
        <w:t xml:space="preserve"> “Kabir… bhle hi main dekh nahi skti par aaj bhut kuchh ajeeb mehsus hua?”</w:t>
      </w:r>
    </w:p>
    <w:p w:rsidR="00000000" w:rsidDel="00000000" w:rsidP="00000000" w:rsidRDefault="00000000" w:rsidRPr="00000000" w14:paraId="000004C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(softly, playful)</w:t>
        <w:br w:type="textWrapping"/>
        <w:t xml:space="preserve"> “Kya ajeeb? Tum itna mat socho, main hun tumhare sath.”</w:t>
      </w:r>
    </w:p>
    <w:p w:rsidR="00000000" w:rsidDel="00000000" w:rsidP="00000000" w:rsidRDefault="00000000" w:rsidRPr="00000000" w14:paraId="000004C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ek close-up me Kabir ke chehre pe shadow se ek faint smirk dikhata hai — protective, aware, aur mysterious.</w:t>
      </w:r>
    </w:p>
    <w:p w:rsidR="00000000" w:rsidDel="00000000" w:rsidP="00000000" w:rsidRDefault="00000000" w:rsidRPr="00000000" w14:paraId="000004C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EXT. SUNDERNAGAR – DAY 2</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t>
        <w:br w:type="textWrapping"/>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do din continuously Rhea ka observation karte hain. Rhea morning walk aur bazaar me kabhi Kabir ke saath, kabhi alone hoti hai. Gunde har detail phone me report karte hain.</w:t>
      </w:r>
    </w:p>
    <w:p w:rsidR="00000000" w:rsidDel="00000000" w:rsidP="00000000" w:rsidRDefault="00000000" w:rsidRPr="00000000" w14:paraId="000004C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1</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“Rhea ne corner street se turn liya, whi ladka uske sath hai...”</w:t>
      </w:r>
    </w:p>
    <w:p w:rsidR="00000000" w:rsidDel="00000000" w:rsidP="00000000" w:rsidRDefault="00000000" w:rsidRPr="00000000" w14:paraId="000004C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discreetly unhe notice karta hai, lekin koi panic nahi dikhata. Rhea oblivious hai, kabhi Kabir ki aankhon me wohh intensity dekh ke confuse hoti hai.</w:t>
      </w:r>
    </w:p>
    <w:p w:rsidR="00000000" w:rsidDel="00000000" w:rsidP="00000000" w:rsidRDefault="00000000" w:rsidRPr="00000000" w14:paraId="000004C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Kabir ke chehre pe zoom karta hai — ek mysterious calm aur subtle warning vibe. Ek shadowed gunda corner me khada hai, Kabir notice karta hai, par chupke se ek plan bana raha hai.</w:t>
      </w:r>
    </w:p>
    <w:p w:rsidR="00000000" w:rsidDel="00000000" w:rsidP="00000000" w:rsidRDefault="00000000" w:rsidRPr="00000000" w14:paraId="000004C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“Joh nazar rakhti hai… woh khud bhi kabhi samajh nahi paati ki kaun sach me rakhta hai.”</w:t>
      </w:r>
    </w:p>
    <w:p w:rsidR="00000000" w:rsidDel="00000000" w:rsidP="00000000" w:rsidRDefault="00000000" w:rsidRPr="00000000" w14:paraId="000004D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D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E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E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E2">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2pswcs4lltg1" w:id="63"/>
      <w:bookmarkEnd w:id="63"/>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33</w:t>
      </w:r>
    </w:p>
    <w:p w:rsidR="00000000" w:rsidDel="00000000" w:rsidP="00000000" w:rsidRDefault="00000000" w:rsidRPr="00000000" w14:paraId="000004E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Sundernagar – Streets + Raghubeer’s House</w:t>
      </w:r>
    </w:p>
    <w:p w:rsidR="00000000" w:rsidDel="00000000" w:rsidP="00000000" w:rsidRDefault="00000000" w:rsidRPr="00000000" w14:paraId="000004E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Gunde Rhea aur Kabir ko do din se observe kar rahe hain. Kabir unhe discreetly notice kar raha tha, par apne intentions nahi dikhata. Rhea unaware aur slightly uneasy.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Soft tense strings + distant bazaar noise.</w:t>
      </w:r>
    </w:p>
    <w:p w:rsidR="00000000" w:rsidDel="00000000" w:rsidP="00000000" w:rsidRDefault="00000000" w:rsidRPr="00000000" w14:paraId="000004E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SUNDERNAGAR – DAY]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ek narrow lane ke corner me khade hain, binoculars aur phone se Rhea aur Kabir ko follow kar rahe hain. Rhea market me shopping kar rahi hai, Kabir saath me casually guide kar raha hai.</w:t>
      </w:r>
    </w:p>
    <w:p w:rsidR="00000000" w:rsidDel="00000000" w:rsidP="00000000" w:rsidRDefault="00000000" w:rsidRPr="00000000" w14:paraId="000004E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1 (whisper, phone me report karte hue)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“Sir, ladki wahi hai joh hum dhoondh rahe the. Ek ladka bhi saath hai, lekin koi risk nahi.”</w:t>
      </w:r>
    </w:p>
    <w:p w:rsidR="00000000" w:rsidDel="00000000" w:rsidP="00000000" w:rsidRDefault="00000000" w:rsidRPr="00000000" w14:paraId="000004E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2</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“Coordinates aur movement dono fix hain. Ladki fully visible hai.”</w:t>
      </w:r>
    </w:p>
    <w:p w:rsidR="00000000" w:rsidDel="00000000" w:rsidP="00000000" w:rsidRDefault="00000000" w:rsidRPr="00000000" w14:paraId="000004E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Kabir ke chehre pe shift hota hai — woh un shadows ko notice karta hai, lekin ek calm, confident smile ke saath Rhea ko aur protect karta hai.</w:t>
      </w:r>
    </w:p>
    <w:p w:rsidR="00000000" w:rsidDel="00000000" w:rsidP="00000000" w:rsidRDefault="00000000" w:rsidRPr="00000000" w14:paraId="000004E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INT. RAGHUBEER’S HOUSE – SAME TIME]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Raghubeer apne ghar me, dark hall me khada hai. Gunde report karte hain. Uska gussa aur excitement dono mix hai.</w:t>
      </w:r>
    </w:p>
    <w:p w:rsidR="00000000" w:rsidDel="00000000" w:rsidP="00000000" w:rsidRDefault="00000000" w:rsidRPr="00000000" w14:paraId="000004E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(gusse se, controlling tone)</w:t>
        <w:br w:type="textWrapping"/>
        <w:t xml:space="preserve"> “Achha… samajh gaye. Ab ladki ko mere paas laana kisi bhi haal me zaroori hai. Jaldi se jaldi!”</w:t>
      </w:r>
    </w:p>
    <w:p w:rsidR="00000000" w:rsidDel="00000000" w:rsidP="00000000" w:rsidRDefault="00000000" w:rsidRPr="00000000" w14:paraId="000004E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close-up Raghubeer ke chehre pe — aankhen gusse se jal rahi hain, par smile ke andar ek chilling satisfaction bhi hai.</w:t>
      </w:r>
    </w:p>
    <w:p w:rsidR="00000000" w:rsidDel="00000000" w:rsidP="00000000" w:rsidRDefault="00000000" w:rsidRPr="00000000" w14:paraId="000004E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EXT. SUNDERNAGAR – STREET]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aur Kabir ek chhoti gali se nikalte hain. Rhea thoda restless lagti hai, Kabir uska haath pakad ke soothe kar raha hai.</w:t>
      </w:r>
    </w:p>
    <w:p w:rsidR="00000000" w:rsidDel="00000000" w:rsidP="00000000" w:rsidRDefault="00000000" w:rsidRPr="00000000" w14:paraId="000004F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(softly, hesitant)</w:t>
        <w:br w:type="textWrapping"/>
        <w:t xml:space="preserve"> “Kabir… mujhe lag raha hai koi humare piche hai.”</w:t>
      </w:r>
    </w:p>
    <w:p w:rsidR="00000000" w:rsidDel="00000000" w:rsidP="00000000" w:rsidRDefault="00000000" w:rsidRPr="00000000" w14:paraId="000004F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(calm, protective, softly whisper)</w:t>
        <w:br w:type="textWrapping"/>
        <w:t xml:space="preserve"> “Chinta mat karo… main hamesha tumhare saath hoon. Bas mere saath chalti raho.”</w:t>
      </w:r>
    </w:p>
    <w:p w:rsidR="00000000" w:rsidDel="00000000" w:rsidP="00000000" w:rsidRDefault="00000000" w:rsidRPr="00000000" w14:paraId="000004F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ek wide shot me unke piche se shadowed figures ko dikhata hai — gunde ab visibly thoda close aa rahe hain, par Kabir ab bhi aware aur ready hai.</w:t>
      </w:r>
    </w:p>
    <w:p w:rsidR="00000000" w:rsidDel="00000000" w:rsidP="00000000" w:rsidRDefault="00000000" w:rsidRPr="00000000" w14:paraId="000004F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Raghubeer ke gusse aur determination pe shift hota hai. Wide shot me dikhaya jaata hai ki gunde Rhea ke movement ko closely track kar rahe hain, aur Kabir unki aankhon me suspicion notice karta hai. Tension high hai.</w:t>
      </w:r>
    </w:p>
    <w:p w:rsidR="00000000" w:rsidDel="00000000" w:rsidP="00000000" w:rsidRDefault="00000000" w:rsidRPr="00000000" w14:paraId="000004F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“Jab nazrein aur iraade mil jaayein… tab pyaar aur khatra dono ek saath chalne lagte hain.”</w:t>
      </w:r>
    </w:p>
    <w:p w:rsidR="00000000" w:rsidDel="00000000" w:rsidP="00000000" w:rsidRDefault="00000000" w:rsidRPr="00000000" w14:paraId="000004F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F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F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4FA">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thu3rod045qr" w:id="64"/>
      <w:bookmarkEnd w:id="64"/>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34</w:t>
      </w:r>
    </w:p>
    <w:p w:rsidR="00000000" w:rsidDel="00000000" w:rsidP="00000000" w:rsidRDefault="00000000" w:rsidRPr="00000000" w14:paraId="000004F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Sundernagar – Streets + Raghubeer’s House</w:t>
      </w:r>
    </w:p>
    <w:p w:rsidR="00000000" w:rsidDel="00000000" w:rsidP="00000000" w:rsidRDefault="00000000" w:rsidRPr="00000000" w14:paraId="000004F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Rhea market me Kabir ke saath chal rahi hai, gunde shadow me peecha kar rahe hain. Kabir discreetly unko monitor kar raha hai. Gunde corner se Rhea ka wait karte hue report karte hain.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Tense strings + distant footsteps + market ambient fading.</w:t>
      </w:r>
    </w:p>
    <w:p w:rsidR="00000000" w:rsidDel="00000000" w:rsidP="00000000" w:rsidRDefault="00000000" w:rsidRPr="00000000" w14:paraId="000004F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RAGHUBEER’S HOUSE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Raghubeer apne dark hall me khada hai, table par ladki ke photos aur documents bikhre hain. Gunde report karte hain.</w:t>
      </w:r>
    </w:p>
    <w:p w:rsidR="00000000" w:rsidDel="00000000" w:rsidP="00000000" w:rsidRDefault="00000000" w:rsidRPr="00000000" w14:paraId="000004F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1</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“Sir, ladki ab corner se nikal rahi hai… or woh ladka bhi saath hai.”</w:t>
      </w:r>
    </w:p>
    <w:p w:rsidR="00000000" w:rsidDel="00000000" w:rsidP="00000000" w:rsidRDefault="00000000" w:rsidRPr="00000000" w14:paraId="0000050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(gusse se, controlling tone)</w:t>
        <w:br w:type="textWrapping"/>
        <w:t xml:space="preserve"> “kuchh bhi ho, lekin papers aur ladki dono mere paas hone chahiye. Samajh gaye?”</w:t>
      </w:r>
    </w:p>
    <w:p w:rsidR="00000000" w:rsidDel="00000000" w:rsidP="00000000" w:rsidRDefault="00000000" w:rsidRPr="00000000" w14:paraId="0000050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sirf nod karte hain, determination aur fear dono mix hai unke expressions me. Raghubeer ka face close-up me dikhata hai — aankhen gusse se jal rahi hain, lips pe chilling smile.</w:t>
      </w:r>
    </w:p>
    <w:p w:rsidR="00000000" w:rsidDel="00000000" w:rsidP="00000000" w:rsidRDefault="00000000" w:rsidRPr="00000000" w14:paraId="0000050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EXT. SUNDERNAGAR – STREET – DAY]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ek narrow lane se nikalti hai, Kabir side me casually chal raha hai, uska haath squeeze karke comfort de raha hai.</w:t>
      </w:r>
    </w:p>
    <w:p w:rsidR="00000000" w:rsidDel="00000000" w:rsidP="00000000" w:rsidRDefault="00000000" w:rsidRPr="00000000" w14:paraId="0000050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ek wide shot me gundo ko shadowed figures ke roop me corner se observe karte dikhata hai. Gunde communication devices check karte hain aur Raghubeer ke orders follow kar rahe hain.</w:t>
      </w:r>
    </w:p>
    <w:p w:rsidR="00000000" w:rsidDel="00000000" w:rsidP="00000000" w:rsidRDefault="00000000" w:rsidRPr="00000000" w14:paraId="0000050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2 (whisper)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“Ready for action.”</w:t>
      </w:r>
    </w:p>
    <w:p w:rsidR="00000000" w:rsidDel="00000000" w:rsidP="00000000" w:rsidRDefault="00000000" w:rsidRPr="00000000" w14:paraId="0000050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discreetly unki presence notice karta hai, apne expressions calm rakhta hai, aur Rhea ko suspicious feel nahi hone deta.</w:t>
      </w:r>
    </w:p>
    <w:p w:rsidR="00000000" w:rsidDel="00000000" w:rsidP="00000000" w:rsidRDefault="00000000" w:rsidRPr="00000000" w14:paraId="0000050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CLOSE-UP – KABIR &amp; 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Rhea ka haath lightly squeeze karta hai, jaise keh raha ho: “Kuch bhi ho, main hoon na.” Rhea halka sa smile karti hai, oblivious to danger.</w:t>
      </w:r>
    </w:p>
    <w:p w:rsidR="00000000" w:rsidDel="00000000" w:rsidP="00000000" w:rsidRDefault="00000000" w:rsidRPr="00000000" w14:paraId="0000050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VO – KABIR’S VOICE (inner thought)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“Sab kuch mere control me hai… par ye gunde koi bhi waqt attack kar sakte hain. Tumhe bas safe rakhna hai.”</w:t>
      </w:r>
    </w:p>
    <w:p w:rsidR="00000000" w:rsidDel="00000000" w:rsidP="00000000" w:rsidRDefault="00000000" w:rsidRPr="00000000" w14:paraId="0000050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ek dramatic angle se gundo ko dikhata hai, joh lane ke dusre end se ready ho rahe hain. Background me distant market shor fade hota hai, sirf tense strings aur subtle footsteps sunai dete hain.</w:t>
      </w:r>
    </w:p>
    <w:p w:rsidR="00000000" w:rsidDel="00000000" w:rsidP="00000000" w:rsidRDefault="00000000" w:rsidRPr="00000000" w14:paraId="0000050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50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“Jab iraade khatarnaak ho… aur waqt ka pressure badh jaye… tab asli imtihan shuru hota hai.”</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0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1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1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1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13">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2zbrhqgc9nrj" w:id="65"/>
      <w:bookmarkEnd w:id="65"/>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35</w:t>
      </w:r>
    </w:p>
    <w:p w:rsidR="00000000" w:rsidDel="00000000" w:rsidP="00000000" w:rsidRDefault="00000000" w:rsidRPr="00000000" w14:paraId="0000051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Sundernagar – Narrow Lane + Hidden Alley</w:t>
      </w:r>
    </w:p>
    <w:p w:rsidR="00000000" w:rsidDel="00000000" w:rsidP="00000000" w:rsidRDefault="00000000" w:rsidRPr="00000000" w14:paraId="0000051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Raghubeer ne gunde Rhea ke peecha bheje. Gunde ab lane ke corner me ready hain. Kabir discreetly unki movements observe kar raha hai, aur Rhea abhi bhi unaware.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Tense strings + faint footsteps + distant market sounds.</w:t>
      </w:r>
    </w:p>
    <w:p w:rsidR="00000000" w:rsidDel="00000000" w:rsidP="00000000" w:rsidRDefault="00000000" w:rsidRPr="00000000" w14:paraId="0000051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NARROW LANE – DAY]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ek narrow lane se walk kar rahi hai, Kabir side me casually chal raha hai. Shadowed figures (gunde) corner se unke peecha karte hue nazar aate hain.</w:t>
      </w:r>
    </w:p>
    <w:p w:rsidR="00000000" w:rsidDel="00000000" w:rsidP="00000000" w:rsidRDefault="00000000" w:rsidRPr="00000000" w14:paraId="0000051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(thodi curious, yet unaware)</w:t>
        <w:br w:type="textWrapping"/>
        <w:t xml:space="preserve"> “Kabir… lagta hai koi humare piche hai?”</w:t>
      </w:r>
    </w:p>
    <w:p w:rsidR="00000000" w:rsidDel="00000000" w:rsidP="00000000" w:rsidRDefault="00000000" w:rsidRPr="00000000" w14:paraId="0000051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(calmly, firm grip on her hand)</w:t>
        <w:br w:type="textWrapping"/>
        <w:t xml:space="preserve"> “Bas thoda alert ho jao… main tumhare saath hoon.”</w:t>
      </w:r>
    </w:p>
    <w:p w:rsidR="00000000" w:rsidDel="00000000" w:rsidP="00000000" w:rsidRDefault="00000000" w:rsidRPr="00000000" w14:paraId="0000051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wide shot: gunde slowly unke kareeb aate hain. Kabir discreetly Rhea ko ek alternate route me le jaata hai, narrow alley ki taraf.</w:t>
      </w:r>
    </w:p>
    <w:p w:rsidR="00000000" w:rsidDel="00000000" w:rsidP="00000000" w:rsidRDefault="00000000" w:rsidRPr="00000000" w14:paraId="0000051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EXT. HIDDEN ALLEY – CONTINUOUS]</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suddenly corner se nikalte hain, Kabir ek quick step se Rhea ko shield karta hai.</w:t>
      </w:r>
    </w:p>
    <w:p w:rsidR="00000000" w:rsidDel="00000000" w:rsidP="00000000" w:rsidRDefault="00000000" w:rsidRPr="00000000" w14:paraId="0000051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1</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“Yahin hai ladki!”</w:t>
      </w:r>
    </w:p>
    <w:p w:rsidR="00000000" w:rsidDel="00000000" w:rsidP="00000000" w:rsidRDefault="00000000" w:rsidRPr="00000000" w14:paraId="0000051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(low, commanding, action-ready)</w:t>
        <w:br w:type="textWrapping"/>
        <w:t xml:space="preserve"> “Rhea peeche raho!”</w:t>
      </w:r>
    </w:p>
    <w:p w:rsidR="00000000" w:rsidDel="00000000" w:rsidP="00000000" w:rsidRDefault="00000000" w:rsidRPr="00000000" w14:paraId="0000051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Quick scuffle: Kabir ek gunde ko tackle karta hai, dusre gunde ko distract karne ke liye debris aur environment ka use karta hai. Action tense aur realistic hai, Kabir ka focus sirf Rhea ko safe rakhna hai.</w:t>
      </w:r>
    </w:p>
    <w:p w:rsidR="00000000" w:rsidDel="00000000" w:rsidP="00000000" w:rsidRDefault="00000000" w:rsidRPr="00000000" w14:paraId="0000052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CLOSE-UP – KABIR &amp; 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Rhea ka haath tight pakad ke ek hidden spot (safe corner, shadowed alley) me le jaata hai. Rhea slightly breathless, par relieved.</w:t>
      </w:r>
    </w:p>
    <w:p w:rsidR="00000000" w:rsidDel="00000000" w:rsidP="00000000" w:rsidRDefault="00000000" w:rsidRPr="00000000" w14:paraId="0000052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(panting, softly)</w:t>
        <w:br w:type="textWrapping"/>
        <w:t xml:space="preserve"> “Tumne… mujhe bachaya…”</w:t>
      </w:r>
    </w:p>
    <w:p w:rsidR="00000000" w:rsidDel="00000000" w:rsidP="00000000" w:rsidRDefault="00000000" w:rsidRPr="00000000" w14:paraId="0000052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(smiling, calm)</w:t>
        <w:br w:type="textWrapping"/>
        <w:t xml:space="preserve"> “Hamesha… main tumhe safe rakhunga.”</w:t>
      </w:r>
    </w:p>
    <w:p w:rsidR="00000000" w:rsidDel="00000000" w:rsidP="00000000" w:rsidRDefault="00000000" w:rsidRPr="00000000" w14:paraId="0000052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ek aerial shot me dikhata hai ki gunde ab lane me confused hain, Kabir aur Rhea safe spot me chhup gaye hain.</w:t>
      </w:r>
    </w:p>
    <w:p w:rsidR="00000000" w:rsidDel="00000000" w:rsidP="00000000" w:rsidRDefault="00000000" w:rsidRPr="00000000" w14:paraId="0000052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safe hai, lekin uske chehre pe tension aur curiosity hai. Kabir uske baaju me khada hai, par uske aankhon me ek subtle warning aur plan dikh raha hai.</w:t>
      </w:r>
    </w:p>
    <w:p w:rsidR="00000000" w:rsidDel="00000000" w:rsidP="00000000" w:rsidRDefault="00000000" w:rsidRPr="00000000" w14:paraId="0000052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52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r>
    </w:p>
    <w:p w:rsidR="00000000" w:rsidDel="00000000" w:rsidP="00000000" w:rsidRDefault="00000000" w:rsidRPr="00000000" w14:paraId="0000052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“Jab khatra pass ho… toh sirf samajh aur strategy hi bachati hai… par kya yeh bas shuruat hai?”</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2B">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s93pzo1loj6" w:id="66"/>
      <w:bookmarkEnd w:id="66"/>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36</w:t>
      </w:r>
    </w:p>
    <w:p w:rsidR="00000000" w:rsidDel="00000000" w:rsidP="00000000" w:rsidRDefault="00000000" w:rsidRPr="00000000" w14:paraId="0000052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Sundernagar – Hidden Alley</w:t>
      </w:r>
    </w:p>
    <w:p w:rsidR="00000000" w:rsidDel="00000000" w:rsidP="00000000" w:rsidRDefault="00000000" w:rsidRPr="00000000" w14:paraId="0000052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10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Kabir aur Rhea safe spot me rest kar rahe the. Gunde unko track kar rahe the.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Tense low strings + distant footsteps.</w:t>
      </w:r>
    </w:p>
    <w:p w:rsidR="00000000" w:rsidDel="00000000" w:rsidP="00000000" w:rsidRDefault="00000000" w:rsidRPr="00000000" w14:paraId="0000052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HIDDEN ALLEY – DAY]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aur Rhea ek shadowed corner me chhup kar baithte hain. Rhea thodi nervous hai, Kabir uska haath pakad ke reassure karta hai.</w:t>
      </w:r>
    </w:p>
    <w:p w:rsidR="00000000" w:rsidDel="00000000" w:rsidP="00000000" w:rsidRDefault="00000000" w:rsidRPr="00000000" w14:paraId="0000053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wide shot me gunde alley ke entrance se nikal kar unke kareeb aate hain. Kabir unhe notice karta hai, par surprise me hai.</w:t>
      </w:r>
    </w:p>
    <w:p w:rsidR="00000000" w:rsidDel="00000000" w:rsidP="00000000" w:rsidRDefault="00000000" w:rsidRPr="00000000" w14:paraId="0000053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EXT. HIDDEN ALLEY – CONFRONTATION]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ekdum se unpe attack kar dete hain. Kabir resist karta hai, par numbers ke saamne overwhelmed ho jata hai.</w:t>
      </w:r>
    </w:p>
    <w:p w:rsidR="00000000" w:rsidDel="00000000" w:rsidP="00000000" w:rsidRDefault="00000000" w:rsidRPr="00000000" w14:paraId="0000053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brutally Kabir ko peetne lagte hain, uski struggle realistic aur intense hai. Rhea shock me hai, hil nahi pa rahi.</w:t>
      </w:r>
    </w:p>
    <w:p w:rsidR="00000000" w:rsidDel="00000000" w:rsidP="00000000" w:rsidRDefault="00000000" w:rsidRPr="00000000" w14:paraId="0000053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(screaming)</w:t>
        <w:br w:type="textWrapping"/>
        <w:t xml:space="preserve"> “Kabir! Ruko! Kya kar rahe ho?”</w:t>
      </w:r>
    </w:p>
    <w:p w:rsidR="00000000" w:rsidDel="00000000" w:rsidP="00000000" w:rsidRDefault="00000000" w:rsidRPr="00000000" w14:paraId="0000053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Kabir pain me hai, par Rhea ko shield karne ka waqt abhi nahi milta. Camera close-up: Kabir ka bruised aur pained face, Rhea ke aankhon me horror aur helplessness.</w:t>
      </w:r>
    </w:p>
    <w:p w:rsidR="00000000" w:rsidDel="00000000" w:rsidP="00000000" w:rsidRDefault="00000000" w:rsidRPr="00000000" w14:paraId="0000053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wide shot: Gunde Kabir ko peet rahe hain, Rhea uske side me helplessly khadi hai. Scene me sirf tense strings aur footsteps ke sounds hain.</w:t>
      </w:r>
    </w:p>
    <w:p w:rsidR="00000000" w:rsidDel="00000000" w:rsidP="00000000" w:rsidRDefault="00000000" w:rsidRPr="00000000" w14:paraId="0000053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“Jab gusse aur power mil jaaye… Kabir bhi shaktishaali nahi reh pata… aur Rhea ka intezaar abhi aur bhi dangerous ho jaata hai.”</w:t>
      </w:r>
    </w:p>
    <w:p w:rsidR="00000000" w:rsidDel="00000000" w:rsidP="00000000" w:rsidRDefault="00000000" w:rsidRPr="00000000" w14:paraId="0000053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3B">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qoygwqui78r6" w:id="67"/>
      <w:bookmarkEnd w:id="67"/>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3C">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9ggyel1h05rn" w:id="68"/>
      <w:bookmarkEnd w:id="68"/>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3D">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fgo4szgzgrzt" w:id="69"/>
      <w:bookmarkEnd w:id="69"/>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3E">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ycjvrkroo1ym" w:id="70"/>
      <w:bookmarkEnd w:id="7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3F">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9c57ghx1a7yl" w:id="71"/>
      <w:bookmarkEnd w:id="71"/>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0">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q2ub1g7omyth" w:id="72"/>
      <w:bookmarkEnd w:id="72"/>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1">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35x9ewr0ccj" w:id="73"/>
      <w:bookmarkEnd w:id="73"/>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2">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kwv2ev76sf7r" w:id="74"/>
      <w:bookmarkEnd w:id="74"/>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3">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hck2ay4jpfys" w:id="75"/>
      <w:bookmarkEnd w:id="75"/>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4">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heao66ubzqw" w:id="76"/>
      <w:bookmarkEnd w:id="76"/>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5">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w69h2fur8uy7" w:id="77"/>
      <w:bookmarkEnd w:id="77"/>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6">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7f38u53sifdj" w:id="78"/>
      <w:bookmarkEnd w:id="78"/>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7">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fbub76q1xvn0" w:id="79"/>
      <w:bookmarkEnd w:id="79"/>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8">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zfsaqgz40fmm" w:id="80"/>
      <w:bookmarkEnd w:id="8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9">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bu5zqdgnbbk" w:id="81"/>
      <w:bookmarkEnd w:id="81"/>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A">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ft0sb9rdakus" w:id="82"/>
      <w:bookmarkEnd w:id="82"/>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B">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tg9y4y5shme5" w:id="83"/>
      <w:bookmarkEnd w:id="83"/>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C">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qecto1vxz4ye" w:id="84"/>
      <w:bookmarkEnd w:id="84"/>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D">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qkobytgy5ytk" w:id="85"/>
      <w:bookmarkEnd w:id="85"/>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E">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j55ykey32q3q" w:id="86"/>
      <w:bookmarkEnd w:id="86"/>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4F">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nisdrb8jnzk3" w:id="87"/>
      <w:bookmarkEnd w:id="87"/>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w:t>
      </w:r>
    </w:p>
    <w:p w:rsidR="00000000" w:rsidDel="00000000" w:rsidP="00000000" w:rsidRDefault="00000000" w:rsidRPr="00000000" w14:paraId="00000550">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89dskdh5r5cv" w:id="88"/>
      <w:bookmarkEnd w:id="88"/>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37</w:t>
      </w:r>
    </w:p>
    <w:p w:rsidR="00000000" w:rsidDel="00000000" w:rsidP="00000000" w:rsidRDefault="00000000" w:rsidRPr="00000000" w14:paraId="0000055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Sundernagar – Hidden Alley / Narrow Street</w:t>
      </w:r>
    </w:p>
    <w:p w:rsidR="00000000" w:rsidDel="00000000" w:rsidP="00000000" w:rsidRDefault="00000000" w:rsidRPr="00000000" w14:paraId="0000055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10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Gunde ne Kabir ko brutally peeta, Rhea helplessly side me khadi thi. Ab gunde abhi bhi papers aur ladki dono le jaane ke liye determined hain.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Tense low strings + distant chaotic market sounds.</w:t>
      </w:r>
    </w:p>
    <w:p w:rsidR="00000000" w:rsidDel="00000000" w:rsidP="00000000" w:rsidRDefault="00000000" w:rsidRPr="00000000" w14:paraId="0000055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HIDDEN ALLEY – DAY]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shock aur fear me hai, Kabir abhi bhi pichle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ke injuries ke wajah se disabled hai. Gunde Rhea ke paas aate hain, ek gunda aggressively approach karta hai.</w:t>
      </w:r>
    </w:p>
    <w:p w:rsidR="00000000" w:rsidDel="00000000" w:rsidP="00000000" w:rsidRDefault="00000000" w:rsidRPr="00000000" w14:paraId="0000055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1 (threatening)</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“Ladki… papers kahan hain? Abhi hume batao!”</w:t>
      </w:r>
    </w:p>
    <w:p w:rsidR="00000000" w:rsidDel="00000000" w:rsidP="00000000" w:rsidRDefault="00000000" w:rsidRPr="00000000" w14:paraId="0000055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(fear me, firm)</w:t>
        <w:br w:type="textWrapping"/>
        <w:t xml:space="preserve"> “Main kuch nahi bataungi!”</w:t>
      </w:r>
    </w:p>
    <w:p w:rsidR="00000000" w:rsidDel="00000000" w:rsidP="00000000" w:rsidRDefault="00000000" w:rsidRPr="00000000" w14:paraId="0000055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EXT. ALLEY – PHYSICAL STRUGGLE]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Rhea ko grab karne ki koshish karte hain. Rhea resist karte hue struggle karti hai. Scene me intense struggle aur maramari dikhaayi jaati hai — gunde physically dominate karne ki koshish karte hain, Rhea defensive aur panic me hai.</w:t>
      </w:r>
    </w:p>
    <w:p w:rsidR="00000000" w:rsidDel="00000000" w:rsidP="00000000" w:rsidRDefault="00000000" w:rsidRPr="00000000" w14:paraId="0000055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close-up: Rhea ke expressions — fear, desperation; gundo ke expressions — aggression aur determination.</w:t>
      </w:r>
    </w:p>
    <w:p w:rsidR="00000000" w:rsidDel="00000000" w:rsidP="00000000" w:rsidRDefault="00000000" w:rsidRPr="00000000" w14:paraId="0000055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2</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“Ab hume apne treeke se paper lene padenge!”</w:t>
      </w:r>
    </w:p>
    <w:p w:rsidR="00000000" w:rsidDel="00000000" w:rsidP="00000000" w:rsidRDefault="00000000" w:rsidRPr="00000000" w14:paraId="0000055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struggle kar rahi hai, maar kha rahi hai, chilla rahi hai. Scene me suspense aur tension max hai. Kabir uski door se helplessly observe karta hai, pain aur guilt ke saath.</w:t>
      </w:r>
    </w:p>
    <w:p w:rsidR="00000000" w:rsidDel="00000000" w:rsidP="00000000" w:rsidRDefault="00000000" w:rsidRPr="00000000" w14:paraId="0000055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wide shot: Rhea gundo ke beech struggle kar rahi hai, Kabir abhi bhi physically recover nahi hua. Gunde usse overpower karne ki koshish me hai.</w:t>
      </w:r>
    </w:p>
    <w:p w:rsidR="00000000" w:rsidDel="00000000" w:rsidP="00000000" w:rsidRDefault="00000000" w:rsidRPr="00000000" w14:paraId="0000055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55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“Jab ladki aur sach dono haathon se nikalne lage…</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6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7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7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72">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odsdjx71jehk" w:id="89"/>
      <w:bookmarkEnd w:id="89"/>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38</w:t>
      </w:r>
    </w:p>
    <w:p w:rsidR="00000000" w:rsidDel="00000000" w:rsidP="00000000" w:rsidRDefault="00000000" w:rsidRPr="00000000" w14:paraId="0000057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Sundernagar – Narrow Street + Unknown Vehicle/Hideout</w:t>
      </w:r>
    </w:p>
    <w:p w:rsidR="00000000" w:rsidDel="00000000" w:rsidP="00000000" w:rsidRDefault="00000000" w:rsidRPr="00000000" w14:paraId="0000057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10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Gunde ne Rhea ko physically overpower kiya, Kabir helplessly side me observe kar raha tha. Rhea papers nahi de rahi thi, gunde ab aur aggressive ho gaye hain.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Tense low strings + distant chaotic shouts + footsteps.</w:t>
      </w:r>
    </w:p>
    <w:p w:rsidR="00000000" w:rsidDel="00000000" w:rsidP="00000000" w:rsidRDefault="00000000" w:rsidRPr="00000000" w14:paraId="0000057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NARROW STREET – DAY]</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gundo ke beech struggle kar rahi hai, maar aur dhakka lag raha hai. Camera close-up: fear aur panic uske chehre par.</w:t>
      </w:r>
    </w:p>
    <w:p w:rsidR="00000000" w:rsidDel="00000000" w:rsidP="00000000" w:rsidRDefault="00000000" w:rsidRPr="00000000" w14:paraId="0000057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(screaming)</w:t>
        <w:br w:type="textWrapping"/>
        <w:t xml:space="preserve"> “Kabir!</w:t>
      </w:r>
    </w:p>
    <w:p w:rsidR="00000000" w:rsidDel="00000000" w:rsidP="00000000" w:rsidRDefault="00000000" w:rsidRPr="00000000" w14:paraId="0000057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Kya kar rahe ho? Chhodo mujhe!”</w:t>
      </w:r>
    </w:p>
    <w:p w:rsidR="00000000" w:rsidDel="00000000" w:rsidP="00000000" w:rsidRDefault="00000000" w:rsidRPr="00000000" w14:paraId="0000057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uska haath aur shoulders pakad ke utha lete hain. Rhea physically struggle karte hue, maar bhi kha rahi hai.</w:t>
      </w:r>
    </w:p>
    <w:p w:rsidR="00000000" w:rsidDel="00000000" w:rsidP="00000000" w:rsidRDefault="00000000" w:rsidRPr="00000000" w14:paraId="0000057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GUNDE 1</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“ab to boss hi tumse paper niklwayenge!”</w:t>
      </w:r>
    </w:p>
    <w:p w:rsidR="00000000" w:rsidDel="00000000" w:rsidP="00000000" w:rsidRDefault="00000000" w:rsidRPr="00000000" w14:paraId="0000057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EXT. STREET – ESCAPE WITH VEHICLE]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Gunde Rhea ko forcibly ek waiting vehicle ki taraf le ja rahe hain. Kabir peeche se observe kar raha hai, abhi bhi physically weak aur bruised hai.</w:t>
      </w:r>
    </w:p>
    <w:p w:rsidR="00000000" w:rsidDel="00000000" w:rsidP="00000000" w:rsidRDefault="00000000" w:rsidRPr="00000000" w14:paraId="0000057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wide shot me dikhata hai: Rhea vehicle me push hoti hai, gunde uske around protective guard banate hain, vehicle move hota hai.</w:t>
      </w:r>
    </w:p>
    <w:p w:rsidR="00000000" w:rsidDel="00000000" w:rsidP="00000000" w:rsidRDefault="00000000" w:rsidRPr="00000000" w14:paraId="0000057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VO – KABIR’S VOICE (inner thought)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“Tum safe nahi ho… par main tumhe bachane ka har tarika dhoondhunga. Ye bas shuruat hai.”</w:t>
      </w:r>
    </w:p>
    <w:p w:rsidR="00000000" w:rsidDel="00000000" w:rsidP="00000000" w:rsidRDefault="00000000" w:rsidRPr="00000000" w14:paraId="0000057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Vehicle ghoom kar ek secluded hideout ki taraf jaata hai. Rhea window se bahar dekhti hai, panicked aur helpless.</w:t>
      </w:r>
    </w:p>
    <w:p w:rsidR="00000000" w:rsidDel="00000000" w:rsidP="00000000" w:rsidRDefault="00000000" w:rsidRPr="00000000" w14:paraId="0000058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close-up: Kabir ke eyes, pain aur determination dikh rahi hai. Background me tense strings aur vehicle ka engine sound.</w:t>
      </w:r>
    </w:p>
    <w:p w:rsidR="00000000" w:rsidDel="00000000" w:rsidP="00000000" w:rsidRDefault="00000000" w:rsidRPr="00000000" w14:paraId="0000058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58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“Jab control haathon se nikal jaye… tab asli strategy aur himmat hi tumhe bacha sakti hai.”</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8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8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8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8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8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8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8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8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8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8E">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cnfg6s9bn2dd" w:id="90"/>
      <w:bookmarkEnd w:id="9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39</w:t>
      </w:r>
    </w:p>
    <w:p w:rsidR="00000000" w:rsidDel="00000000" w:rsidP="00000000" w:rsidRDefault="00000000" w:rsidRPr="00000000" w14:paraId="0000058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Raghubeer’s Hideout – Night</w:t>
      </w:r>
    </w:p>
    <w:p w:rsidR="00000000" w:rsidDel="00000000" w:rsidP="00000000" w:rsidRDefault="00000000" w:rsidRPr="00000000" w14:paraId="00000590">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15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Flashbacks: Gunde ne Rhea ko forcibly vehicle me uthaya, Kabir helplessly peeche se observe kar raha tha. Rhea abhi tak physically aur emotionally disturbed hai.</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Tense low strings, distant echoing footsteps, faint thunder rumble.</w:t>
      </w:r>
    </w:p>
    <w:p w:rsidR="00000000" w:rsidDel="00000000" w:rsidP="00000000" w:rsidRDefault="00000000" w:rsidRPr="00000000" w14:paraId="0000059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HIDEOUT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dimly lit room me khadi hai, gunde uske haath pakad ke force kar rahe hain. Uska face panic aur terror se bhar gaya hai. Camera close-up: uski aankhon me fear aur desperation.</w:t>
      </w:r>
    </w:p>
    <w:p w:rsidR="00000000" w:rsidDel="00000000" w:rsidP="00000000" w:rsidRDefault="00000000" w:rsidRPr="00000000" w14:paraId="0000059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Raghubeer chair pe calmly baitha hai, par uski aankhen kaala gussa aur menace dikhati hain. Table par scattered papers aur documents, jise uska iraada confirm karta hai.</w:t>
      </w:r>
    </w:p>
    <w:p w:rsidR="00000000" w:rsidDel="00000000" w:rsidP="00000000" w:rsidRDefault="00000000" w:rsidRPr="00000000" w14:paraId="0000059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(slow, menacing, almost whispering)</w:t>
        <w:br w:type="textWrapping"/>
        <w:t xml:space="preserve"> “Tumne socha ki tum papers lekr bhaag jaogi or main tumhe ese hi jane dunga, Papers kahan hain ?.”</w:t>
      </w:r>
    </w:p>
    <w:p w:rsidR="00000000" w:rsidDel="00000000" w:rsidP="00000000" w:rsidRDefault="00000000" w:rsidRPr="00000000" w14:paraId="0000059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(firm, trembling)</w:t>
        <w:br w:type="textWrapping"/>
        <w:t xml:space="preserve"> “Main kuch nahi bataungi!”</w:t>
      </w:r>
    </w:p>
    <w:p w:rsidR="00000000" w:rsidDel="00000000" w:rsidP="00000000" w:rsidRDefault="00000000" w:rsidRPr="00000000" w14:paraId="0000059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Raghubeer ka subtle smile aur shadowed face dramatic lighting me aur bhi threatening lagta hai. Camera slow zoom-in Rhea ke terrified face par.</w:t>
      </w:r>
    </w:p>
    <w:p w:rsidR="00000000" w:rsidDel="00000000" w:rsidP="00000000" w:rsidRDefault="00000000" w:rsidRPr="00000000" w14:paraId="0000059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INT. HIDEOUT – INTIMIDATION / STRUGGLE]</w:t>
      </w:r>
    </w:p>
    <w:p w:rsidR="00000000" w:rsidDel="00000000" w:rsidP="00000000" w:rsidRDefault="00000000" w:rsidRPr="00000000" w14:paraId="0000059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Raghubeer uske paas slowly step karta hai, uska shadow Rhea pe fall hota hai. Uski voice soft, par deadly.</w:t>
      </w:r>
    </w:p>
    <w:p w:rsidR="00000000" w:rsidDel="00000000" w:rsidP="00000000" w:rsidRDefault="00000000" w:rsidRPr="00000000" w14:paraId="0000059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“Jitna tum resist karogi, utna tumhe dard mehsoos hoga. Samajh gayi?</w:t>
      </w:r>
    </w:p>
    <w:p w:rsidR="00000000" w:rsidDel="00000000" w:rsidP="00000000" w:rsidRDefault="00000000" w:rsidRPr="00000000" w14:paraId="0000059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 struggle karti hai, Camera close-up: Rhea ke fearful eyes aur trembling hands, Raghubeer ke cold, calculated smile ka contrast dramatic effect create karta hai.</w:t>
      </w:r>
    </w:p>
    <w:p w:rsidR="00000000" w:rsidDel="00000000" w:rsidP="00000000" w:rsidRDefault="00000000" w:rsidRPr="00000000" w14:paraId="0000059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Background me thunder aur faint lightning flash hota hai, room aur zyada eerie aur suspenseful lagta hai.</w:t>
      </w:r>
    </w:p>
    <w:p w:rsidR="00000000" w:rsidDel="00000000" w:rsidP="00000000" w:rsidRDefault="00000000" w:rsidRPr="00000000" w14:paraId="0000059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 HIDEOUT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Camera cut: Kabir shadow me khada hai, bruised aur pichle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 ke injuries ke bawajohod determination aur rage se bharpur. Uske aankhon me fire aur plan ka spark.</w:t>
      </w:r>
    </w:p>
    <w:p w:rsidR="00000000" w:rsidDel="00000000" w:rsidP="00000000" w:rsidRDefault="00000000" w:rsidRPr="00000000" w14:paraId="0000059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Room me Raghubeer ka aura dominate karta hai, gunde Rhea ke aas-paas, aur Rhea helplessly unke beech struggle kar rahi hai. Dramatic slow motion: Rhea ke hair aur Raghubeer ke looming shadow ke beech contrast.</w:t>
      </w:r>
    </w:p>
    <w:p w:rsidR="00000000" w:rsidDel="00000000" w:rsidP="00000000" w:rsidRDefault="00000000" w:rsidRPr="00000000" w14:paraId="000005A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5A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“Jab asli iraada saamne aata hai… aur ladki aur sach dono khatrey me ho… Kabir ka har move ab ultimate test me hai.”</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A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A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A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A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A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A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40</w:t>
      </w:r>
    </w:p>
    <w:p w:rsidR="00000000" w:rsidDel="00000000" w:rsidP="00000000" w:rsidRDefault="00000000" w:rsidRPr="00000000" w14:paraId="000005A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Raghubeer’s Hideout – Night</w:t>
      </w:r>
    </w:p>
    <w:p w:rsidR="00000000" w:rsidDel="00000000" w:rsidP="00000000" w:rsidRDefault="00000000" w:rsidRPr="00000000" w14:paraId="000005A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15 sec]</w:t>
        <w:br w:type="textWrapping"/>
        <w:t xml:space="preserve"> Flashbacks: Gunde ne Rhea ko vehicle me forcibly uthaya, hideout me le gaye. Kabir shadow me observe kar raha tha, bruised aur rage se bhara.</w:t>
        <w:br w:type="textWrapping"/>
        <w:t xml:space="preserve"> SFX: Tense low strings + distant thunder + echoing footsteps.</w:t>
      </w:r>
    </w:p>
    <w:p w:rsidR="00000000" w:rsidDel="00000000" w:rsidP="00000000" w:rsidRDefault="00000000" w:rsidRPr="00000000" w14:paraId="000005A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HIDEOUT – NIGHT]</w:t>
        <w:br w:type="textWrapping"/>
        <w:t xml:space="preserve"> Room dimly lit, Raghubeer chair pe comfortably baitha hai, papers aur documents table par spread hain. Camera close-up: Raghubeer ke eyes menacing aur calculating hain.</w:t>
      </w:r>
    </w:p>
    <w:p w:rsidR="00000000" w:rsidDel="00000000" w:rsidP="00000000" w:rsidRDefault="00000000" w:rsidRPr="00000000" w14:paraId="000005A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(calm, but cold and threatening)</w:t>
        <w:br w:type="textWrapping"/>
        <w:t xml:space="preserve"> “Rhea… agar tum apne boyfriend ke saath shadi karna chahti ho… uske saath rehna chahti ho… toh mujhe batao ki  papers kahan hain.”</w:t>
      </w:r>
    </w:p>
    <w:p w:rsidR="00000000" w:rsidDel="00000000" w:rsidP="00000000" w:rsidRDefault="00000000" w:rsidRPr="00000000" w14:paraId="000005A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pale aur horror-struck. Camera close-up: uske trembling hands, wide terrified eyes.</w:t>
      </w:r>
    </w:p>
    <w:p w:rsidR="00000000" w:rsidDel="00000000" w:rsidP="00000000" w:rsidRDefault="00000000" w:rsidRPr="00000000" w14:paraId="000005A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(leaning forward, whispering, deadly tone)</w:t>
        <w:br w:type="textWrapping"/>
        <w:t xml:space="preserve"> “Nahi bataya… toh tumhare boyfriend ko… main khud… dekh lunga.”</w:t>
      </w:r>
    </w:p>
    <w:p w:rsidR="00000000" w:rsidDel="00000000" w:rsidP="00000000" w:rsidRDefault="00000000" w:rsidRPr="00000000" w14:paraId="000005B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expression shock aur panic me, hands ka tight grip dikh raha hai. Gunde uske aas-paas control maintain karte hain.</w:t>
      </w:r>
    </w:p>
    <w:p w:rsidR="00000000" w:rsidDel="00000000" w:rsidP="00000000" w:rsidRDefault="00000000" w:rsidRPr="00000000" w14:paraId="000005B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HIDEOUT – TENSION BUILD]</w:t>
        <w:br w:type="textWrapping"/>
        <w:t xml:space="preserve"> Camera slow pan: room ke eerie shadows, flickering candle light, aur Rhea ka fear exaggerated. Thunder ka flash ek brief light deta hai, Rhea ka panic aur helplessness aur zyada highlight hota hai.</w:t>
      </w:r>
    </w:p>
    <w:p w:rsidR="00000000" w:rsidDel="00000000" w:rsidP="00000000" w:rsidRDefault="00000000" w:rsidRPr="00000000" w14:paraId="000005B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shadow me observe kar raha hai, bruised aur beaten, lekin aankhon me rage aur determination. Camera focus: Kabir ka clenched jaw aur tense posture, hinting at his upcoming daring plan.</w:t>
      </w:r>
    </w:p>
    <w:p w:rsidR="00000000" w:rsidDel="00000000" w:rsidP="00000000" w:rsidRDefault="00000000" w:rsidRPr="00000000" w14:paraId="000005B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CLIFFHANGER]</w:t>
        <w:br w:type="textWrapping"/>
        <w:br w:type="textWrapping"/>
      </w:r>
    </w:p>
    <w:p w:rsidR="00000000" w:rsidDel="00000000" w:rsidP="00000000" w:rsidRDefault="00000000" w:rsidRPr="00000000" w14:paraId="000005B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me thunder aur tense strings. Shadow me Kabir ka silhouette, ready to take action.</w:t>
      </w:r>
    </w:p>
    <w:p w:rsidR="00000000" w:rsidDel="00000000" w:rsidP="00000000" w:rsidRDefault="00000000" w:rsidRPr="00000000" w14:paraId="000005B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“Jab pyar aur life dono khatrey me ho… aur greedy insan dhamki de… Kabir ka mission ab personal aur unavoidable ho jaata hai.”</w:t>
      </w:r>
    </w:p>
    <w:p w:rsidR="00000000" w:rsidDel="00000000" w:rsidP="00000000" w:rsidRDefault="00000000" w:rsidRPr="00000000" w14:paraId="000005B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B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B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B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B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B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B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C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C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C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C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C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C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41</w:t>
      </w:r>
    </w:p>
    <w:p w:rsidR="00000000" w:rsidDel="00000000" w:rsidP="00000000" w:rsidRDefault="00000000" w:rsidRPr="00000000" w14:paraId="000005C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Raghubeer’s Hideout – Night</w:t>
      </w:r>
    </w:p>
    <w:p w:rsidR="00000000" w:rsidDel="00000000" w:rsidP="00000000" w:rsidRDefault="00000000" w:rsidRPr="00000000" w14:paraId="000005C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Flashbacks: Raghubeer ne Rhea ko hideout me threaten kiya tha. Kabir shadow me observe kar raha tha, bruised aur rage se bhara.</w:t>
        <w:br w:type="textWrapping"/>
        <w:t xml:space="preserve"> SFX: Tense low strings, distant thunder, faint echoing footsteps.</w:t>
      </w:r>
    </w:p>
    <w:p w:rsidR="00000000" w:rsidDel="00000000" w:rsidP="00000000" w:rsidRDefault="00000000" w:rsidRPr="00000000" w14:paraId="000005C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HIDEOUT – NIGHT]</w:t>
        <w:br w:type="textWrapping"/>
        <w:t xml:space="preserve"> Rhea gundo ke beech restrained hai, corner me khadi, fear aur panic se bhari. Raghubeer uske saamne khada hai, folded papers haath me.</w:t>
      </w:r>
    </w:p>
    <w:p w:rsidR="00000000" w:rsidDel="00000000" w:rsidP="00000000" w:rsidRDefault="00000000" w:rsidRPr="00000000" w14:paraId="000005C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(calm but menacing)</w:t>
        <w:br w:type="textWrapping"/>
        <w:t xml:space="preserve"> “Rhea… agar tum apne boyfriend ko bachana chahti ho… agar tumhe usse pyaar hai… toh abhi batao ki  papers kahan hain.”</w:t>
      </w:r>
    </w:p>
    <w:p w:rsidR="00000000" w:rsidDel="00000000" w:rsidP="00000000" w:rsidRDefault="00000000" w:rsidRPr="00000000" w14:paraId="000005C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palat kar dekhte hue, hesitate kar rahi hai.</w:t>
      </w:r>
    </w:p>
    <w:p w:rsidR="00000000" w:rsidDel="00000000" w:rsidP="00000000" w:rsidRDefault="00000000" w:rsidRPr="00000000" w14:paraId="000005C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(low, whispering, deadly)</w:t>
        <w:br w:type="textWrapping"/>
        <w:t xml:space="preserve"> “Nahi bataya… toh main use… maar dunga. tumhare pyaar bhi khatam ho jaayega.”</w:t>
      </w:r>
    </w:p>
    <w:p w:rsidR="00000000" w:rsidDel="00000000" w:rsidP="00000000" w:rsidRDefault="00000000" w:rsidRPr="00000000" w14:paraId="000005C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Rhea ka face shock aur fear me, hands trembling.</w:t>
      </w:r>
    </w:p>
    <w:p w:rsidR="00000000" w:rsidDel="00000000" w:rsidP="00000000" w:rsidRDefault="00000000" w:rsidRPr="00000000" w14:paraId="000005C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HIDEOUT – TEMPTING BRIBE]</w:t>
        <w:br w:type="textWrapping"/>
        <w:t xml:space="preserve"> Raghubeer ek step aage badhta hai, folded papers Rhea ke samne rakhte hue, voice soft but manipulative.</w:t>
      </w:r>
    </w:p>
    <w:p w:rsidR="00000000" w:rsidDel="00000000" w:rsidP="00000000" w:rsidRDefault="00000000" w:rsidRPr="00000000" w14:paraId="000005D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“Lekin… agar tum mujhe papers ka location bata do… main tumhe itne paise dunga ki tumne sapne me bhi nahi socha hoga. Aur haan… tumhara boyfriend bhi safe rahega. Tumhe bhi</w:t>
      </w:r>
    </w:p>
    <w:p w:rsidR="00000000" w:rsidDel="00000000" w:rsidP="00000000" w:rsidRDefault="00000000" w:rsidRPr="00000000" w14:paraId="000005D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confused aur panic me, camera close-up: fear aur emotional struggle exaggerated. Gunde tight grip maintain karte hain, tension high.</w:t>
      </w:r>
    </w:p>
    <w:p w:rsidR="00000000" w:rsidDel="00000000" w:rsidP="00000000" w:rsidRDefault="00000000" w:rsidRPr="00000000" w14:paraId="000005D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INT. HIDEOUT – CLIFFHANGER]</w:t>
        <w:br w:type="textWrapping"/>
        <w:t xml:space="preserve"> Camera wide shot: Raghubeer aur gunde Rhea ke aas-paas dominate kar rahe hain. Papers table par, Rhea helpless aur emotional conflict me. Shadow me Kabir bruised aur determined, plan bana raha hai rescue ke liye.</w:t>
      </w:r>
    </w:p>
    <w:p w:rsidR="00000000" w:rsidDel="00000000" w:rsidP="00000000" w:rsidRDefault="00000000" w:rsidRPr="00000000" w14:paraId="000005D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me thunder aur tense strings, slow zoom Kabir ke face pe: rage + focus.</w:t>
      </w:r>
    </w:p>
    <w:p w:rsidR="00000000" w:rsidDel="00000000" w:rsidP="00000000" w:rsidRDefault="00000000" w:rsidRPr="00000000" w14:paraId="000005D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5D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“Jab pyaar aur life dono khatrey me ho… aur temptation aur dhamki saath ho… Kabir ka mission ab aur personal, aur impossible dikhne lagta hai.”</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D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D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D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D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D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D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D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D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E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E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42</w:t>
      </w:r>
    </w:p>
    <w:p w:rsidR="00000000" w:rsidDel="00000000" w:rsidP="00000000" w:rsidRDefault="00000000" w:rsidRPr="00000000" w14:paraId="000005E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Raghubeer’s Hideout – Night</w:t>
      </w:r>
    </w:p>
    <w:p w:rsidR="00000000" w:rsidDel="00000000" w:rsidP="00000000" w:rsidRDefault="00000000" w:rsidRPr="00000000" w14:paraId="000005E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Flashbacks: Raghubeer ne Rhea ko threaten kiya, aur bribe offer kiya — papers ka location batao, paisa aur safety dono milenge. Rhea conflicted aur scared hai.</w:t>
        <w:br w:type="textWrapping"/>
        <w:t xml:space="preserve"> SFX: Tense low strings + distant thunder rumble.</w:t>
      </w:r>
    </w:p>
    <w:p w:rsidR="00000000" w:rsidDel="00000000" w:rsidP="00000000" w:rsidRDefault="00000000" w:rsidRPr="00000000" w14:paraId="000005E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HIDEOUT – NIGHT]</w:t>
        <w:br w:type="textWrapping"/>
        <w:t xml:space="preserve"> Rhea gundo ke beech khadi hai, panic aur hesitation me. Camera close-up: uske anxious eyes aur trembling hands.</w:t>
      </w:r>
    </w:p>
    <w:p w:rsidR="00000000" w:rsidDel="00000000" w:rsidP="00000000" w:rsidRDefault="00000000" w:rsidRPr="00000000" w14:paraId="000005E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(doubtful, almost whispering)</w:t>
        <w:br w:type="textWrapping"/>
        <w:t xml:space="preserve"> “Main… kaise yakin karun ki aap paper milte hi sach me hum dono ko chhod doge? Aapne toh pehle bhi….”</w:t>
      </w:r>
    </w:p>
    <w:p w:rsidR="00000000" w:rsidDel="00000000" w:rsidP="00000000" w:rsidRDefault="00000000" w:rsidRPr="00000000" w14:paraId="000005E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thoda forward step karta hai, hands open, calm aur confident tone me.</w:t>
      </w:r>
    </w:p>
    <w:p w:rsidR="00000000" w:rsidDel="00000000" w:rsidP="00000000" w:rsidRDefault="00000000" w:rsidRPr="00000000" w14:paraId="000005E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(soft, convincing)</w:t>
        <w:br w:type="textWrapping"/>
        <w:t xml:space="preserve"> Nahi, Rhea… ab main waisa nahi hoon. Tum papers ka location do, aur main tum dono ko aram se jane dunga</w:t>
      </w:r>
    </w:p>
    <w:p w:rsidR="00000000" w:rsidDel="00000000" w:rsidP="00000000" w:rsidRDefault="00000000" w:rsidRPr="00000000" w14:paraId="000005E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Rhea ka conflicted expression — fear aur thodi relief ka mix. Gunde still tense, room ka atmosphere heavy aur suspenseful.</w:t>
      </w:r>
    </w:p>
    <w:p w:rsidR="00000000" w:rsidDel="00000000" w:rsidP="00000000" w:rsidRDefault="00000000" w:rsidRPr="00000000" w14:paraId="000005E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HIDEOUT – TENSION BUILD]</w:t>
        <w:br w:type="textWrapping"/>
        <w:br w:type="textWrapping"/>
      </w:r>
    </w:p>
    <w:p w:rsidR="00000000" w:rsidDel="00000000" w:rsidP="00000000" w:rsidRDefault="00000000" w:rsidRPr="00000000" w14:paraId="000005E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“Dekho… main tumhe aur tumhare pyaar ko nuksan nahi pahunchana chahta. Bas ek baar location bata do. Tum dono free ho , Jahan jana chaaho, chle jao.”</w:t>
      </w:r>
    </w:p>
    <w:p w:rsidR="00000000" w:rsidDel="00000000" w:rsidP="00000000" w:rsidRDefault="00000000" w:rsidRPr="00000000" w14:paraId="000005E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hesitation me, camera slow zoom on her face: fear, disbelief, aur internal struggle visible. Background me low tense strings, shadows flicker.</w:t>
      </w:r>
    </w:p>
    <w:p w:rsidR="00000000" w:rsidDel="00000000" w:rsidP="00000000" w:rsidRDefault="00000000" w:rsidRPr="00000000" w14:paraId="000005E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CLIFFHANGER]</w:t>
        <w:br w:type="textWrapping"/>
        <w:t xml:space="preserve"> Raghubeer folded papers Rhea ke samne hold karta hai. Rhea ka hand shake kar rahi hai — kya woh location batayegi ya nahi?</w:t>
      </w:r>
    </w:p>
    <w:p w:rsidR="00000000" w:rsidDel="00000000" w:rsidP="00000000" w:rsidRDefault="00000000" w:rsidRPr="00000000" w14:paraId="000005F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shift: shadow me Kabir bruised, anger aur determination ke saath, rescue ka plan banate hue.</w:t>
      </w:r>
    </w:p>
    <w:p w:rsidR="00000000" w:rsidDel="00000000" w:rsidP="00000000" w:rsidRDefault="00000000" w:rsidRPr="00000000" w14:paraId="000005F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“Jab trust aur survival dono test pe ho… Rhea ka decision aur Kabir ka mission ek saath aazmaya jaayega.”</w:t>
      </w:r>
    </w:p>
    <w:p w:rsidR="00000000" w:rsidDel="00000000" w:rsidP="00000000" w:rsidRDefault="00000000" w:rsidRPr="00000000" w14:paraId="000005F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F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F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F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F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F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F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F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F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F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5F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43</w:t>
      </w:r>
    </w:p>
    <w:p w:rsidR="00000000" w:rsidDel="00000000" w:rsidP="00000000" w:rsidRDefault="00000000" w:rsidRPr="00000000" w14:paraId="000005F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Kabir’s House – Night</w:t>
      </w:r>
    </w:p>
    <w:p w:rsidR="00000000" w:rsidDel="00000000" w:rsidP="00000000" w:rsidRDefault="00000000" w:rsidRPr="00000000" w14:paraId="000005F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Flashbacks: Rhea abducted by Raghubeer’s gunde, Kabir bruised aur rage se bhara observe kar raha tha. Ab woh apne ghar me hai, plan bana raha hai next move.</w:t>
        <w:br w:type="textWrapping"/>
        <w:t xml:space="preserve"> SFX: Soft ambient night sounds, distant city noises, low tense hum.</w:t>
      </w:r>
    </w:p>
    <w:p w:rsidR="00000000" w:rsidDel="00000000" w:rsidP="00000000" w:rsidRDefault="00000000" w:rsidRPr="00000000" w14:paraId="0000060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KABIR’S HOUSE – NIGHT]</w:t>
        <w:br w:type="textWrapping"/>
        <w:t xml:space="preserve"> Kabir apne living room me baitha hai, bruised aur thoda thaka hua. Camera close-up: uske tight jaw aur focused eyes.</w:t>
      </w:r>
    </w:p>
    <w:p w:rsidR="00000000" w:rsidDel="00000000" w:rsidP="00000000" w:rsidRDefault="00000000" w:rsidRPr="00000000" w14:paraId="0000060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Table par scattered papers aur planning notes. Kabir quietly plans bana raha hai Rhea ko rescue karne ke liye.</w:t>
      </w:r>
    </w:p>
    <w:p w:rsidR="00000000" w:rsidDel="00000000" w:rsidP="00000000" w:rsidRDefault="00000000" w:rsidRPr="00000000" w14:paraId="0000060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Suddenly, ek thodi si sound: ek chhota, purana aur thoda toota phone zameen pe girta hai, jaise kisi corner se aa gaya ho.</w:t>
      </w:r>
    </w:p>
    <w:p w:rsidR="00000000" w:rsidDel="00000000" w:rsidP="00000000" w:rsidRDefault="00000000" w:rsidRPr="00000000" w14:paraId="0000060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(softly, curiosity aur surprise ke mix ke saath)</w:t>
        <w:br w:type="textWrapping"/>
        <w:t xml:space="preserve"> “Ye… Rhea ka phone?”</w:t>
      </w:r>
    </w:p>
    <w:p w:rsidR="00000000" w:rsidDel="00000000" w:rsidP="00000000" w:rsidRDefault="00000000" w:rsidRPr="00000000" w14:paraId="0000060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Kabir phone uthata hai, screen cracked aur thoda damaged, par familiar ringtone ya wallpaper visible. Uske chehre pe ek halki si muskaan aur curiosity dikh rahi hai.</w:t>
      </w:r>
    </w:p>
    <w:p w:rsidR="00000000" w:rsidDel="00000000" w:rsidP="00000000" w:rsidRDefault="00000000" w:rsidRPr="00000000" w14:paraId="0000060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KABIR’S HOUSE – CLOSE-UP]</w:t>
        <w:br w:type="textWrapping"/>
        <w:t xml:space="preserve"> Kabir phone ko examine karta hai: background me Rhea ki photo, thodi dust aur scratches. Camera slow zoom on Kabir’s face: curiosity + faint smile + emotional connection.</w:t>
      </w:r>
    </w:p>
    <w:p w:rsidR="00000000" w:rsidDel="00000000" w:rsidP="00000000" w:rsidRDefault="00000000" w:rsidRPr="00000000" w14:paraId="0000060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VO – KABIR (thinking aloud)</w:t>
        <w:br w:type="textWrapping"/>
        <w:t xml:space="preserve"> “ab sirf is phone se hi mujhe Rhea ka pata chal skta hai”</w:t>
      </w:r>
    </w:p>
    <w:p w:rsidR="00000000" w:rsidDel="00000000" w:rsidP="00000000" w:rsidRDefault="00000000" w:rsidRPr="00000000" w14:paraId="0000060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pan: Kabir ka determined face, hinting at next steps. Phone ke through shayad Rhea ki location ya clue mil sakta hai.</w:t>
      </w:r>
    </w:p>
    <w:p w:rsidR="00000000" w:rsidDel="00000000" w:rsidP="00000000" w:rsidRDefault="00000000" w:rsidRPr="00000000" w14:paraId="0000060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CLIFFHANGER]</w:t>
        <w:br w:type="textWrapping"/>
        <w:t xml:space="preserve"> Kabir phone ke screen pe focus karta hai, slow zoom in. Camera shadow me uski planning aur curiosity highlight karta hai.</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“Ek chhota sa clue… ek purana phone… Kabir ka mission ab aur zyada personal aur suspenseful ho gaya hai.”</w:t>
      </w:r>
    </w:p>
    <w:p w:rsidR="00000000" w:rsidDel="00000000" w:rsidP="00000000" w:rsidRDefault="00000000" w:rsidRPr="00000000" w14:paraId="0000060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0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0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1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44</w:t>
      </w:r>
    </w:p>
    <w:p w:rsidR="00000000" w:rsidDel="00000000" w:rsidP="00000000" w:rsidRDefault="00000000" w:rsidRPr="00000000" w14:paraId="0000061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Kabir’s House – Night</w:t>
      </w:r>
    </w:p>
    <w:p w:rsidR="00000000" w:rsidDel="00000000" w:rsidP="00000000" w:rsidRDefault="00000000" w:rsidRPr="00000000" w14:paraId="0000061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Flashbacks: Kabir ka bruised face, table pe scattered notes, aur uska Rhea ka purana phone uthana.</w:t>
        <w:br w:type="textWrapping"/>
        <w:t xml:space="preserve"> SFX: Low hum, halki heartbeat-like sound.</w:t>
      </w:r>
    </w:p>
    <w:p w:rsidR="00000000" w:rsidDel="00000000" w:rsidP="00000000" w:rsidRDefault="00000000" w:rsidRPr="00000000" w14:paraId="0000061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KABIR’S ROOM – NIGHT]</w:t>
        <w:br w:type="textWrapping"/>
        <w:t xml:space="preserve"> Kabir bed ke edge par baitha hai. Uske haath me Rhea ka cracked phone. Room me silence. Sirf ek purani wall clock ki tick-tick.</w:t>
      </w:r>
    </w:p>
    <w:p w:rsidR="00000000" w:rsidDel="00000000" w:rsidP="00000000" w:rsidRDefault="00000000" w:rsidRPr="00000000" w14:paraId="0000062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(whisper karta hai, self-talk)</w:t>
        <w:br w:type="textWrapping"/>
        <w:t xml:space="preserve"> “Chalo dekhte hain… tumne apne phone me kya chhoda hai, Rhea.”</w:t>
      </w:r>
    </w:p>
    <w:p w:rsidR="00000000" w:rsidDel="00000000" w:rsidP="00000000" w:rsidRDefault="00000000" w:rsidRPr="00000000" w14:paraId="0000062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power button dabaata hai. Screen light up hoti hai. Wallpaper – ek candid photo of Rhea, muskurati hui. Kabir ka chehra ek pal ke liye soft ho jata hai, phir wapas focused.</w:t>
      </w:r>
    </w:p>
    <w:p w:rsidR="00000000" w:rsidDel="00000000" w:rsidP="00000000" w:rsidRDefault="00000000" w:rsidRPr="00000000" w14:paraId="0000062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KABIR’S HOUSE – CLOSE SHOT]</w:t>
        <w:br w:type="textWrapping"/>
        <w:t xml:space="preserve"> Kabir unlock karne ki koshish karta hai. Pehle pattern try karta hai, galat. Dusri baar, passcode screen. Kabir rukta hai, sochta hai.</w:t>
      </w:r>
    </w:p>
    <w:p w:rsidR="00000000" w:rsidDel="00000000" w:rsidP="00000000" w:rsidRDefault="00000000" w:rsidRPr="00000000" w14:paraId="0000062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Phir dheere se type karta hai: 0421.</w:t>
      </w:r>
    </w:p>
    <w:p w:rsidR="00000000" w:rsidDel="00000000" w:rsidP="00000000" w:rsidRDefault="00000000" w:rsidRPr="00000000" w14:paraId="0000062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Phone ek second ke liye blink karta hai… aur unlock ho jaata hai.</w:t>
      </w:r>
    </w:p>
    <w:p w:rsidR="00000000" w:rsidDel="00000000" w:rsidP="00000000" w:rsidRDefault="00000000" w:rsidRPr="00000000" w14:paraId="0000062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INT. KABIR’S HOUSE – NIGHT]</w:t>
        <w:br w:type="textWrapping"/>
        <w:t xml:space="preserve"> Kabir ke chehre pe ek mix of shock aur satisfaction. Uske hothon pe ek halki si muskaan. Screen glow uske eyes me reflect karti hai.</w:t>
      </w:r>
    </w:p>
    <w:p w:rsidR="00000000" w:rsidDel="00000000" w:rsidP="00000000" w:rsidRDefault="00000000" w:rsidRPr="00000000" w14:paraId="0000062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(whisper, intense)</w:t>
        <w:br w:type="textWrapping"/>
        <w:t xml:space="preserve"> “Finally…”</w:t>
      </w:r>
    </w:p>
    <w:p w:rsidR="00000000" w:rsidDel="00000000" w:rsidP="00000000" w:rsidRDefault="00000000" w:rsidRPr="00000000" w14:paraId="0000062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 zoom in on the phone screen — Screen par Phone Galary show ho rahi hai</w:t>
      </w:r>
    </w:p>
    <w:p w:rsidR="00000000" w:rsidDel="00000000" w:rsidP="00000000" w:rsidRDefault="00000000" w:rsidRPr="00000000" w14:paraId="0000062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bas us folder par thumb hover karta hai… lekin click karne se pehle screen CUT TO BLACK.</w:t>
      </w:r>
    </w:p>
    <w:p w:rsidR="00000000" w:rsidDel="00000000" w:rsidP="00000000" w:rsidRDefault="00000000" w:rsidRPr="00000000" w14:paraId="0000062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[CLIFFHANGER TEXT ON SCREEN]</w:t>
        <w:br w:type="textWrapping"/>
        <w:t xml:space="preserve"> “Phone unlock ho gaya hai… ab Rhea ka asli raaz samne aane wala hai.”</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2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2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3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45</w:t>
        <w:br w:type="textWrapping"/>
        <w:t xml:space="preserve"> Location: Kabir’s House – Night</w:t>
        <w:br w:type="textWrapping"/>
        <w:t xml:space="preserve"> [Recap – 10 sec]</w:t>
        <w:br w:type="textWrapping"/>
        <w:t xml:space="preserve"> Flashbacks: Kabir unlocking the phone, screen par Rhea ka smiling wallpaper, aur uske hothon par whisper – “Finally…”</w:t>
        <w:br w:type="textWrapping"/>
        <w:t xml:space="preserve"> SFX: Slow ticking clock + halki si digital beep sound.</w:t>
      </w:r>
    </w:p>
    <w:p w:rsidR="00000000" w:rsidDel="00000000" w:rsidP="00000000" w:rsidRDefault="00000000" w:rsidRPr="00000000" w14:paraId="0000063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KABIR’S ROOM – NIGHT]</w:t>
        <w:br w:type="textWrapping"/>
        <w:t xml:space="preserve"> Kabir phone tightly pakad kar galary open karta hai.</w:t>
        <w:br w:type="textWrapping"/>
        <w:t xml:space="preserve"> Screen glow uske chehre par pad rahi hai. Room ab aur bhi dark lag raha hai.</w:t>
      </w:r>
    </w:p>
    <w:p w:rsidR="00000000" w:rsidDel="00000000" w:rsidP="00000000" w:rsidRDefault="00000000" w:rsidRPr="00000000" w14:paraId="0000063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focus on the phone screen – dozens of folders. Ek folder highlighted: “My Life”</w:t>
      </w:r>
    </w:p>
    <w:p w:rsidR="00000000" w:rsidDel="00000000" w:rsidP="00000000" w:rsidRDefault="00000000" w:rsidRPr="00000000" w14:paraId="0000063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(whisper, cautious)</w:t>
        <w:br w:type="textWrapping"/>
        <w:t xml:space="preserve"> “My Life?…”</w:t>
      </w:r>
    </w:p>
    <w:p w:rsidR="00000000" w:rsidDel="00000000" w:rsidP="00000000" w:rsidRDefault="00000000" w:rsidRPr="00000000" w14:paraId="0000063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Uska thumb folder par press karta hai. Screen flash.</w:t>
      </w:r>
    </w:p>
    <w:p w:rsidR="00000000" w:rsidDel="00000000" w:rsidP="00000000" w:rsidRDefault="00000000" w:rsidRPr="00000000" w14:paraId="0000064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KABIR’S HOUSE – CLOSE SHOTS]</w:t>
        <w:br w:type="textWrapping"/>
        <w:t xml:space="preserve"> Phone galary me random photos auto-scroll hoti hain —</w:t>
      </w:r>
    </w:p>
    <w:p w:rsidR="00000000" w:rsidDel="00000000" w:rsidP="00000000" w:rsidRDefault="00000000" w:rsidRPr="00000000" w14:paraId="0000064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ek chhoti gali ke bahar khadi hai, piche ek Bada blue gate.</w:t>
      </w:r>
    </w:p>
    <w:p w:rsidR="00000000" w:rsidDel="00000000" w:rsidP="00000000" w:rsidRDefault="00000000" w:rsidRPr="00000000" w14:paraId="0000064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ek unknown ladki ke saath selfie le rahi hai.</w:t>
      </w:r>
    </w:p>
    <w:p w:rsidR="00000000" w:rsidDel="00000000" w:rsidP="00000000" w:rsidRDefault="00000000" w:rsidRPr="00000000" w14:paraId="0000064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old family photo… jisme ek alishan ghar clearly dikh raha hai, address ke board ke saath.</w:t>
      </w:r>
    </w:p>
    <w:p w:rsidR="00000000" w:rsidDel="00000000" w:rsidP="00000000" w:rsidRDefault="00000000" w:rsidRPr="00000000" w14:paraId="0000064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screen ke kareeb jhuk kar dekhta hai. Uski aankhon me sharp curiosity.</w:t>
      </w:r>
    </w:p>
    <w:p w:rsidR="00000000" w:rsidDel="00000000" w:rsidP="00000000" w:rsidRDefault="00000000" w:rsidRPr="00000000" w14:paraId="0000064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(murmurs, shocked)</w:t>
        <w:br w:type="textWrapping"/>
        <w:t xml:space="preserve"> “Yeh uska asli ghar hai ?… par usne kabhi bataya kyun nahi?”</w:t>
      </w:r>
    </w:p>
    <w:p w:rsidR="00000000" w:rsidDel="00000000" w:rsidP="00000000" w:rsidRDefault="00000000" w:rsidRPr="00000000" w14:paraId="0000064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INT. KABIR’S HOUSE – NIGHT]</w:t>
        <w:br w:type="textWrapping"/>
        <w:t xml:space="preserve"> Camera extreme close-up: Kabir ka finger zoom karke ek photo ke corner par likha hua address padta hai.</w:t>
      </w:r>
    </w:p>
    <w:p w:rsidR="00000000" w:rsidDel="00000000" w:rsidP="00000000" w:rsidRDefault="00000000" w:rsidRPr="00000000" w14:paraId="0000064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Screen par clear hota hai:</w:t>
        <w:br w:type="textWrapping"/>
        <w:t xml:space="preserve"> “Vetican Estates – Bunglow No. 27, Old Town”</w:t>
      </w:r>
    </w:p>
    <w:p w:rsidR="00000000" w:rsidDel="00000000" w:rsidP="00000000" w:rsidRDefault="00000000" w:rsidRPr="00000000" w14:paraId="0000064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ki heartbeat tez ho jaati hai. Uske hothon par ek twisted smile.</w:t>
      </w:r>
    </w:p>
    <w:p w:rsidR="00000000" w:rsidDel="00000000" w:rsidP="00000000" w:rsidRDefault="00000000" w:rsidRPr="00000000" w14:paraId="0000064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(whisper, intense)</w:t>
        <w:br w:type="textWrapping"/>
        <w:t xml:space="preserve"> “ye sab mujhse kayon chupaya Rhea…”</w:t>
      </w:r>
    </w:p>
    <w:p w:rsidR="00000000" w:rsidDel="00000000" w:rsidP="00000000" w:rsidRDefault="00000000" w:rsidRPr="00000000" w14:paraId="0000064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zoom out – Kabir ki aankhein dark glow me chamakti hain.</w:t>
        <w:br w:type="textWrapping"/>
        <w:t xml:space="preserve"> Room me sirf clock ki tick-tick aur Kabir ki heavy breathing sunayi deti hai.</w:t>
      </w:r>
    </w:p>
    <w:p w:rsidR="00000000" w:rsidDel="00000000" w:rsidP="00000000" w:rsidRDefault="00000000" w:rsidRPr="00000000" w14:paraId="0000064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[CLIFFHANGER TEXT ON SCREEN]</w:t>
        <w:br w:type="textWrapping"/>
        <w:t xml:space="preserve"> “Galary ne Rhea ke asli ghar ka raaz khol diya hai… Kabir ab uske peeche ka sach jaanne niklega.”</w:t>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5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5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5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5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5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5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46</w:t>
      </w:r>
    </w:p>
    <w:p w:rsidR="00000000" w:rsidDel="00000000" w:rsidP="00000000" w:rsidRDefault="00000000" w:rsidRPr="00000000" w14:paraId="0000065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Location: Raghubeer’s Hideout – Night</w:t>
      </w:r>
    </w:p>
    <w:p w:rsidR="00000000" w:rsidDel="00000000" w:rsidP="00000000" w:rsidRDefault="00000000" w:rsidRPr="00000000" w14:paraId="0000065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Flashbacks fast cuts me:</w:t>
      </w:r>
    </w:p>
    <w:p w:rsidR="00000000" w:rsidDel="00000000" w:rsidP="00000000" w:rsidRDefault="00000000" w:rsidRPr="00000000" w14:paraId="0000065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thanda muskaan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43)</w:t>
      </w:r>
    </w:p>
    <w:p w:rsidR="00000000" w:rsidDel="00000000" w:rsidP="00000000" w:rsidRDefault="00000000" w:rsidRPr="00000000" w14:paraId="0000065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gundo ke beech trembling</w:t>
      </w:r>
    </w:p>
    <w:p w:rsidR="00000000" w:rsidDel="00000000" w:rsidP="00000000" w:rsidRDefault="00000000" w:rsidRPr="00000000" w14:paraId="0000065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ka naam echo hota hua</w:t>
      </w:r>
    </w:p>
    <w:p w:rsidR="00000000" w:rsidDel="00000000" w:rsidP="00000000" w:rsidRDefault="00000000" w:rsidRPr="00000000" w14:paraId="0000065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ek kone me shadows me, bruised but determined</w:t>
      </w:r>
    </w:p>
    <w:p w:rsidR="00000000" w:rsidDel="00000000" w:rsidP="00000000" w:rsidRDefault="00000000" w:rsidRPr="00000000" w14:paraId="0000065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Low heartbeat jaisi sound, door thunder rumble.</w:t>
      </w:r>
    </w:p>
    <w:p w:rsidR="00000000" w:rsidDel="00000000" w:rsidP="00000000" w:rsidRDefault="00000000" w:rsidRPr="00000000" w14:paraId="0000065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HIDEOUT – NIGHT]</w:t>
        <w:br w:type="textWrapping"/>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Dim light, hawa me cigarette smoke. Gunde room ke corners me khade hain. Beech me ek kursi par Rhea bethi hai — uske chehre pe aansoon, haath baar-baar rub karti hai, aankhon me darr saaf hai.</w:t>
      </w:r>
    </w:p>
    <w:p w:rsidR="00000000" w:rsidDel="00000000" w:rsidP="00000000" w:rsidRDefault="00000000" w:rsidRPr="00000000" w14:paraId="0000065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Raghubeer dheere-dheere chal kar table ke paas rukta hai. Dono haath peeth ke peeche bandh kar, calm par intimidating andaaz me.</w:t>
      </w:r>
    </w:p>
    <w:p w:rsidR="00000000" w:rsidDel="00000000" w:rsidP="00000000" w:rsidRDefault="00000000" w:rsidRPr="00000000" w14:paraId="0000066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(calm but cold, har shabd zyada bhaari lagta hai)</w:t>
        <w:br w:type="textWrapping"/>
        <w:t xml:space="preserve"> “Rhea… tumhe sirf ek faisla lena hai. Mujhe papers ka location bata do. Bas ek sach. Aur tum… aur tumhara Aryan… dono ko main chain se jeene dunga. Paisa bhi milega. Safety bhi.”</w:t>
      </w:r>
    </w:p>
    <w:p w:rsidR="00000000" w:rsidDel="00000000" w:rsidP="00000000" w:rsidRDefault="00000000" w:rsidRPr="00000000" w14:paraId="0000066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Camera close-up: Rhea ke haath ka tremble, uski aankhon me aansoon ka layer. Uski saansein tez ho rahi hain.</w:t>
      </w:r>
    </w:p>
    <w:p w:rsidR="00000000" w:rsidDel="00000000" w:rsidP="00000000" w:rsidRDefault="00000000" w:rsidRPr="00000000" w14:paraId="0000066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HIDEOUT – CONTINUOUS]</w:t>
        <w:br w:type="textWrapping"/>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Background me sirf clock ki halki tick-tick aur Rhea ki heavy breathing. Rhea dheere se apna head jhukati hai. Pal bhar ke liye lagta hai jaise woh toot gayi hai.</w:t>
      </w:r>
    </w:p>
    <w:p w:rsidR="00000000" w:rsidDel="00000000" w:rsidP="00000000" w:rsidRDefault="00000000" w:rsidRPr="00000000" w14:paraId="0000066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(voice shaking, rone ke edge pe)</w:t>
        <w:br w:type="textWrapping"/>
        <w:t xml:space="preserve"> “Papa… Aryan ko mat chhuna. Main… main bata dungi tumhe papers ke baare me.”</w:t>
      </w:r>
    </w:p>
    <w:p w:rsidR="00000000" w:rsidDel="00000000" w:rsidP="00000000" w:rsidRDefault="00000000" w:rsidRPr="00000000" w14:paraId="0000066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Raghubeer ke chehre pe ek winning smile aa jati hai. Gunde bhi ek doosre ko halki si muskaan dete hain.</w:t>
      </w:r>
    </w:p>
    <w:p w:rsidR="00000000" w:rsidDel="00000000" w:rsidP="00000000" w:rsidRDefault="00000000" w:rsidRPr="00000000" w14:paraId="0000066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(slow, manipulative, jaise usne game jeet liya ho)</w:t>
        <w:br w:type="textWrapping"/>
        <w:t xml:space="preserve"> “Good girl. Tumne finally samajh liya. Ab bolo—”</w:t>
      </w:r>
    </w:p>
    <w:p w:rsidR="00000000" w:rsidDel="00000000" w:rsidP="00000000" w:rsidRDefault="00000000" w:rsidRPr="00000000" w14:paraId="0000066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CLIFFHANGER]</w:t>
        <w:br w:type="textWrapping"/>
        <w:t xml:space="preserv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Camera Rhea ke chehre pe zoom-in. Uske aansoon ruk gaye hain. Uski aankhon me ab sirf darr nahi, ek nayi determination bhi hai.</w:t>
      </w:r>
    </w:p>
    <w:p w:rsidR="00000000" w:rsidDel="00000000" w:rsidP="00000000" w:rsidRDefault="00000000" w:rsidRPr="00000000" w14:paraId="0000066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Ek lambi silence. Raghubeer bhi thoda impatient sa hota hai.</w:t>
      </w:r>
    </w:p>
    <w:p w:rsidR="00000000" w:rsidDel="00000000" w:rsidP="00000000" w:rsidRDefault="00000000" w:rsidRPr="00000000" w14:paraId="0000066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(firm whisper, wohrds cut the silence)</w:t>
        <w:br w:type="textWrapping"/>
        <w:t xml:space="preserve"> “…par ek shart hai.”</w:t>
      </w:r>
    </w:p>
    <w:p w:rsidR="00000000" w:rsidDel="00000000" w:rsidP="00000000" w:rsidRDefault="00000000" w:rsidRPr="00000000" w14:paraId="0000066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Room me hawa freeze ho jaati hai. Gunde confused nazar se ek dusre ko dekhte hain. Raghubeer ki aankhen narrow ho jaati hain, uski muskaan dheere-dheere fade hone lagti hai.</w:t>
      </w:r>
    </w:p>
    <w:p w:rsidR="00000000" w:rsidDel="00000000" w:rsidP="00000000" w:rsidRDefault="00000000" w:rsidRPr="00000000" w14:paraId="0000066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Suddenly ek sharp violin note.</w:t>
      </w:r>
    </w:p>
    <w:p w:rsidR="00000000" w:rsidDel="00000000" w:rsidP="00000000" w:rsidRDefault="00000000" w:rsidRPr="00000000" w14:paraId="0000066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Camera extreme close-up Rhea ke lips pe. Uske shabd hawa me latak rahe hain, suspense khatam hone ka naam nahi le raha.</w:t>
      </w:r>
    </w:p>
    <w:p w:rsidR="00000000" w:rsidDel="00000000" w:rsidP="00000000" w:rsidRDefault="00000000" w:rsidRPr="00000000" w14:paraId="0000066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“Rhea ne faisla le liya hai… par uski shart kya hogi? Aryan ki zindagi bachegi, ya ek naya khel shuru hoga?”</w:t>
      </w:r>
    </w:p>
    <w:p w:rsidR="00000000" w:rsidDel="00000000" w:rsidP="00000000" w:rsidRDefault="00000000" w:rsidRPr="00000000" w14:paraId="0000067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7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8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8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8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47</w:t>
        <w:br w:type="textWrapping"/>
        <w:t xml:space="preserve"> Location: Raghubeer’s Hideout – Night</w:t>
      </w:r>
    </w:p>
    <w:p w:rsidR="00000000" w:rsidDel="00000000" w:rsidP="00000000" w:rsidRDefault="00000000" w:rsidRPr="00000000" w14:paraId="0000068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Flashbacks quick cuts:</w:t>
      </w:r>
    </w:p>
    <w:p w:rsidR="00000000" w:rsidDel="00000000" w:rsidP="00000000" w:rsidRDefault="00000000" w:rsidRPr="00000000" w14:paraId="0000068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trembling face</w:t>
      </w:r>
    </w:p>
    <w:p w:rsidR="00000000" w:rsidDel="00000000" w:rsidP="00000000" w:rsidRDefault="00000000" w:rsidRPr="00000000" w14:paraId="0000068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jeetne wala smile</w:t>
      </w:r>
    </w:p>
    <w:p w:rsidR="00000000" w:rsidDel="00000000" w:rsidP="00000000" w:rsidRDefault="00000000" w:rsidRPr="00000000" w14:paraId="0000068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bold whisper: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“...par ek shart hai”</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Heavy drum beats, jaise storm ke pehle wali chaap.</w:t>
      </w:r>
    </w:p>
    <w:p w:rsidR="00000000" w:rsidDel="00000000" w:rsidP="00000000" w:rsidRDefault="00000000" w:rsidRPr="00000000" w14:paraId="0000068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HIDEOUT – NIGHT]</w:t>
        <w:br w:type="textWrapping"/>
        <w:t xml:space="preserve"> Dim light me Raghubeer table ke paas khada hai. Uski aankhen Rhea par tikki hui hain. Gunde still alert, confused expression ke saath.</w:t>
      </w:r>
    </w:p>
    <w:p w:rsidR="00000000" w:rsidDel="00000000" w:rsidP="00000000" w:rsidRDefault="00000000" w:rsidRPr="00000000" w14:paraId="0000068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(slow, irritated tone)</w:t>
        <w:br w:type="textWrapping"/>
        <w:t xml:space="preserve"> “Shart? Tumhare paas bargaining power hai kya, Rhea? Tumhe pata bhi hai kis se baat kar rahi ho?”</w:t>
      </w:r>
    </w:p>
    <w:p w:rsidR="00000000" w:rsidDel="00000000" w:rsidP="00000000" w:rsidRDefault="00000000" w:rsidRPr="00000000" w14:paraId="0000068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Rhea ki awaaz me trembling kam hai, ek alag si firmness aa gayi hai.</w:t>
      </w:r>
    </w:p>
    <w:p w:rsidR="00000000" w:rsidDel="00000000" w:rsidP="00000000" w:rsidRDefault="00000000" w:rsidRPr="00000000" w14:paraId="0000068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HIDEOUT – CONTINUOUS]</w:t>
        <w:br w:type="textWrapping"/>
        <w:t xml:space="preserve"> Rhea seedha apne papa ki aankhon me dekhti hai. Background me silence… sirf ek clock ki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tik-tik</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t>
      </w:r>
    </w:p>
    <w:p w:rsidR="00000000" w:rsidDel="00000000" w:rsidP="00000000" w:rsidRDefault="00000000" w:rsidRPr="00000000" w14:paraId="0000068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(firm, bold)</w:t>
        <w:br w:type="textWrapping"/>
        <w:t xml:space="preserve"> “30 crore. Mujhe 30 crore chahiye… cash. tabhi main papers ka location bataungi.”</w:t>
      </w:r>
    </w:p>
    <w:p w:rsidR="00000000" w:rsidDel="00000000" w:rsidP="00000000" w:rsidRDefault="00000000" w:rsidRPr="00000000" w14:paraId="0000068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Room ekdum freeze ho jaata hai.</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Gunde ek dusre ko shock me dekhte hain. Camera Raghubeer ke chehre par — pehle disbelief, phir dheere se ek dangerous smile.</w:t>
      </w:r>
    </w:p>
    <w:p w:rsidR="00000000" w:rsidDel="00000000" w:rsidP="00000000" w:rsidRDefault="00000000" w:rsidRPr="00000000" w14:paraId="0000068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INT. HIDEOUT – TENSION BUILD]</w:t>
        <w:br w:type="textWrapping"/>
        <w:t xml:space="preserve"> Raghubeer dheere-dheere Rhea ke paas aata hai. Uski shadow Rhea ke chehre par padti hai.</w:t>
      </w:r>
    </w:p>
    <w:p w:rsidR="00000000" w:rsidDel="00000000" w:rsidP="00000000" w:rsidRDefault="00000000" w:rsidRPr="00000000" w14:paraId="0000069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(low, threatening whisper)</w:t>
        <w:br w:type="textWrapping"/>
        <w:t xml:space="preserve"> “Rhea… tum apne baap se deal kar rahi ho? Tumhe lagta hai ki main tumhe 30 Crore rupay dunga ?</w:t>
      </w:r>
    </w:p>
    <w:p w:rsidR="00000000" w:rsidDel="00000000" w:rsidP="00000000" w:rsidRDefault="00000000" w:rsidRPr="00000000" w14:paraId="0000069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pal bhar ke liye aankh band karti hai, phir calmly reply karti hai:</w:t>
      </w:r>
    </w:p>
    <w:p w:rsidR="00000000" w:rsidDel="00000000" w:rsidP="00000000" w:rsidRDefault="00000000" w:rsidRPr="00000000" w14:paraId="0000069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(steady, fearless)</w:t>
        <w:br w:type="textWrapping"/>
        <w:t xml:space="preserve"> “Ya to paisa… ya phir kabhi papers ka pata nahi chalega. Choice tumhari hai.”</w:t>
      </w:r>
    </w:p>
    <w:p w:rsidR="00000000" w:rsidDel="00000000" w:rsidP="00000000" w:rsidRDefault="00000000" w:rsidRPr="00000000" w14:paraId="0000069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CLIFFHANGER]</w:t>
        <w:br w:type="textWrapping"/>
        <w:t xml:space="preserve"> Camera slow zoom on Raghubeer — uska smile dheere-dheere dark grin me badal jaata hai. Gunde tense ho jaate hain.</w:t>
      </w:r>
    </w:p>
    <w:p w:rsidR="00000000" w:rsidDel="00000000" w:rsidP="00000000" w:rsidRDefault="00000000" w:rsidRPr="00000000" w14:paraId="0000069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me ek sharp violin rise.</w:t>
      </w:r>
    </w:p>
    <w:p w:rsidR="00000000" w:rsidDel="00000000" w:rsidP="00000000" w:rsidRDefault="00000000" w:rsidRPr="00000000" w14:paraId="0000069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(half-smile, dangerously calm)</w:t>
        <w:br w:type="textWrapping"/>
        <w:t xml:space="preserve"> “Accha… toh ab ye khel tumare hisab se chlega?”</w:t>
      </w:r>
    </w:p>
    <w:p w:rsidR="00000000" w:rsidDel="00000000" w:rsidP="00000000" w:rsidRDefault="00000000" w:rsidRPr="00000000" w14:paraId="0000069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“Rhea ki shart ne sab kuch badal diya hai… kya Raghubeer maanega, ya khud ek naya khel khelega?”</w:t>
      </w:r>
    </w:p>
    <w:p w:rsidR="00000000" w:rsidDel="00000000" w:rsidP="00000000" w:rsidRDefault="00000000" w:rsidRPr="00000000" w14:paraId="0000069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9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9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48</w:t>
        <w:br w:type="textWrapping"/>
        <w:t xml:space="preserve"> Location: Raghubeer’s Hideout – Night</w:t>
      </w:r>
    </w:p>
    <w:p w:rsidR="00000000" w:rsidDel="00000000" w:rsidP="00000000" w:rsidRDefault="00000000" w:rsidRPr="00000000" w14:paraId="0000069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Flashbacks quick cuts:</w:t>
      </w:r>
    </w:p>
    <w:p w:rsidR="00000000" w:rsidDel="00000000" w:rsidP="00000000" w:rsidRDefault="00000000" w:rsidRPr="00000000" w14:paraId="0000069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bold voice: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“30 crore chahiye”</w:t>
      </w:r>
    </w:p>
    <w:p w:rsidR="00000000" w:rsidDel="00000000" w:rsidP="00000000" w:rsidRDefault="00000000" w:rsidRPr="00000000" w14:paraId="0000069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dangerous grin</w:t>
      </w:r>
    </w:p>
    <w:p w:rsidR="00000000" w:rsidDel="00000000" w:rsidP="00000000" w:rsidRDefault="00000000" w:rsidRPr="00000000" w14:paraId="000006A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Gundo ka shocked expression</w:t>
        <w:br w:type="textWrapping"/>
        <w:t xml:space="preserve"> SFX: Low violin strings, jaise tension khatam hone ka naam nahi le rahi.</w:t>
      </w:r>
    </w:p>
    <w:p w:rsidR="00000000" w:rsidDel="00000000" w:rsidP="00000000" w:rsidRDefault="00000000" w:rsidRPr="00000000" w14:paraId="000006A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INT. HIDEOUT – NIGHT]</w:t>
        <w:br w:type="textWrapping"/>
        <w:t xml:space="preserve"> Room me silence. Raghubeer ek kursi kheench kar Rhea ke saamne baith jaata hai. Uski aankhen sharp, jaise uske dil ko chhed dena chahta ho.</w:t>
      </w:r>
    </w:p>
    <w:p w:rsidR="00000000" w:rsidDel="00000000" w:rsidP="00000000" w:rsidRDefault="00000000" w:rsidRPr="00000000" w14:paraId="000006A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w:t>
        <w:br w:type="textWrapping"/>
        <w:t xml:space="preserve"> (smirking, calm tone)</w:t>
        <w:br w:type="textWrapping"/>
        <w:t xml:space="preserve"> “Tum mujhse paisa mang rhi ho ?”</w:t>
      </w:r>
    </w:p>
    <w:p w:rsidR="00000000" w:rsidDel="00000000" w:rsidP="00000000" w:rsidRDefault="00000000" w:rsidRPr="00000000" w14:paraId="000006A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zoom-in Rhea ke face par. Uski aankhen bhar aati hain, par awaaz ab bhi firm hai.</w:t>
      </w:r>
    </w:p>
    <w:p w:rsidR="00000000" w:rsidDel="00000000" w:rsidP="00000000" w:rsidRDefault="00000000" w:rsidRPr="00000000" w14:paraId="000006A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HIDEOUT – CONTINUOUS]</w:t>
        <w:br w:type="textWrapping"/>
        <w:t xml:space="preserve"> RHEA</w:t>
        <w:br w:type="textWrapping"/>
        <w:t xml:space="preserve"> (voice trembling, par full of anger)</w:t>
        <w:br w:type="textWrapping"/>
        <w:t xml:space="preserve"> “Woh paisa tumhara nahi hai, woh meri ma aka hai,. Tumne maa se sirf property ke liye shaadi ki. Aur jab tumhe apna rasta saaf karna tha… tumne unhe pagal bana diya. Unki zindagi tabah kar di.”</w:t>
      </w:r>
    </w:p>
    <w:p w:rsidR="00000000" w:rsidDel="00000000" w:rsidP="00000000" w:rsidRDefault="00000000" w:rsidRPr="00000000" w14:paraId="000006A7">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Background SFX: Heartbeat sound + faint echo of wohman’s scream (flashback effect).</w:t>
      </w:r>
    </w:p>
    <w:p w:rsidR="00000000" w:rsidDel="00000000" w:rsidP="00000000" w:rsidRDefault="00000000" w:rsidRPr="00000000" w14:paraId="000006A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Quick flash cuts:</w:t>
      </w:r>
    </w:p>
    <w:p w:rsidR="00000000" w:rsidDel="00000000" w:rsidP="00000000" w:rsidRDefault="00000000" w:rsidRPr="00000000" w14:paraId="000006A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 wohman (Rhea ki maa) crying, broken state me.</w:t>
      </w:r>
    </w:p>
    <w:p w:rsidR="00000000" w:rsidDel="00000000" w:rsidP="00000000" w:rsidRDefault="00000000" w:rsidRPr="00000000" w14:paraId="000006A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signing property papers with a cold smile.</w:t>
      </w:r>
    </w:p>
    <w:p w:rsidR="00000000" w:rsidDel="00000000" w:rsidP="00000000" w:rsidRDefault="00000000" w:rsidRPr="00000000" w14:paraId="000006A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INT. HIDEOUT – REVEAL]</w:t>
        <w:br w:type="textWrapping"/>
        <w:t xml:space="preserve"> Rhea aankhon me aansoon leke, par bold tone me continue karti hai:</w:t>
      </w:r>
    </w:p>
    <w:p w:rsidR="00000000" w:rsidDel="00000000" w:rsidP="00000000" w:rsidRDefault="00000000" w:rsidRPr="00000000" w14:paraId="000006A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(teeth clenched, cold resolve)</w:t>
        <w:br w:type="textWrapping"/>
        <w:t xml:space="preserve"> “Mujhe kuchh or nahi chahiye, Mujhe sirf paisa chahiye. Paisa jisse main Aryan ke saath apni zindagi apne tareeke se jee sakun. Aur paisa ke liye… main kuch bhi kar sakti hoon.”</w:t>
      </w:r>
    </w:p>
    <w:p w:rsidR="00000000" w:rsidDel="00000000" w:rsidP="00000000" w:rsidRDefault="00000000" w:rsidRPr="00000000" w14:paraId="000006A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 pan — Gunde shock me ek dusre ko dekhte hain.</w:t>
        <w:br w:type="textWrapping"/>
        <w:t xml:space="preserve"> Raghubeer ka face ek second ke liye stiff ho jaata hai, par phir woh ek dark laugh chhodta hai.</w:t>
      </w:r>
    </w:p>
    <w:p w:rsidR="00000000" w:rsidDel="00000000" w:rsidP="00000000" w:rsidRDefault="00000000" w:rsidRPr="00000000" w14:paraId="000006A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CLIFFHANGER]</w:t>
        <w:br w:type="textWrapping"/>
        <w:t xml:space="preserve"> Raghubeer</w:t>
        <w:br w:type="textWrapping"/>
        <w:t xml:space="preserve"> (dark laugh ke baad, cold tone)</w:t>
        <w:br w:type="textWrapping"/>
        <w:t xml:space="preserve"> “Tum bilkul mere jaisi ban gayi ho Rhea, Paisa ke liye kuch bhi karne wali…”</w:t>
      </w:r>
    </w:p>
    <w:p w:rsidR="00000000" w:rsidDel="00000000" w:rsidP="00000000" w:rsidRDefault="00000000" w:rsidRPr="00000000" w14:paraId="000006B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extreme close-up Raghubeer ki aankhon par — dangerous gleam.</w:t>
      </w:r>
    </w:p>
    <w:p w:rsidR="00000000" w:rsidDel="00000000" w:rsidP="00000000" w:rsidRDefault="00000000" w:rsidRPr="00000000" w14:paraId="000006B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SFX: Dramatic orchestra rise.</w:t>
      </w:r>
    </w:p>
    <w:p w:rsidR="00000000" w:rsidDel="00000000" w:rsidP="00000000" w:rsidRDefault="00000000" w:rsidRPr="00000000" w14:paraId="000006B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“Rhea ne apna asli sach khol diya hai… ab khel aur bhi khatarnak ho chuka hai.”</w:t>
      </w:r>
    </w:p>
    <w:p w:rsidR="00000000" w:rsidDel="00000000" w:rsidP="00000000" w:rsidRDefault="00000000" w:rsidRPr="00000000" w14:paraId="000006B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B6">
      <w:pPr>
        <w:pStyle w:val="Heading2"/>
        <w:keepNext w:val="0"/>
        <w:keepLines w:val="0"/>
        <w:spacing w:after="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34"/>
              <w:szCs w:val="34"/>
            </w:rPr>
          </w:rPrChange>
        </w:rPr>
      </w:pPr>
      <w:bookmarkStart w:colFirst="0" w:colLast="0" w:name="_qdmbboqoephu" w:id="91"/>
      <w:bookmarkEnd w:id="91"/>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34"/>
              <w:szCs w:val="34"/>
            </w:rPr>
          </w:rPrChange>
        </w:rPr>
        <w:t xml:space="preserve"> 49</w:t>
      </w:r>
    </w:p>
    <w:p w:rsidR="00000000" w:rsidDel="00000000" w:rsidP="00000000" w:rsidRDefault="00000000" w:rsidRPr="00000000" w14:paraId="000006B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Raghubeer’s Hideout – Night</w:t>
      </w:r>
    </w:p>
    <w:p w:rsidR="00000000" w:rsidDel="00000000" w:rsidP="00000000" w:rsidRDefault="00000000" w:rsidRPr="00000000" w14:paraId="000006B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10 sec]</w:t>
      </w:r>
    </w:p>
    <w:p w:rsidR="00000000" w:rsidDel="00000000" w:rsidP="00000000" w:rsidRDefault="00000000" w:rsidRPr="00000000" w14:paraId="000006B9">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cold confession: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“Mujhe sirf paisa chahiye”</w:t>
      </w:r>
    </w:p>
    <w:p w:rsidR="00000000" w:rsidDel="00000000" w:rsidP="00000000" w:rsidRDefault="00000000" w:rsidRPr="00000000" w14:paraId="000006B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dark laugh</w:t>
      </w:r>
    </w:p>
    <w:p w:rsidR="00000000" w:rsidDel="00000000" w:rsidP="00000000" w:rsidRDefault="00000000" w:rsidRPr="00000000" w14:paraId="000006B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Flash of Rhea ki maa ke screams</w:t>
        <w:br w:type="textWrapping"/>
        <w:t xml:space="preserve"> SFX: Low heartbeat + faint thunder crack.</w:t>
      </w:r>
    </w:p>
    <w:p w:rsidR="00000000" w:rsidDel="00000000" w:rsidP="00000000" w:rsidRDefault="00000000" w:rsidRPr="00000000" w14:paraId="000006B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HIDEOUT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Room me gheri silence. Sirf ek bulb latak raha hai joh baar-baar flicker kar raha hai.</w:t>
        <w:br w:type="textWrapping"/>
        <w:t xml:space="preserve"> Raghubeer chair pe back lean karke baitha hai, aankhon me dangerous glare. Rhea saamne khadi hai, aankhon me aansoon, par body language strong.</w:t>
      </w:r>
    </w:p>
    <w:p w:rsidR="00000000" w:rsidDel="00000000" w:rsidP="00000000" w:rsidRDefault="00000000" w:rsidRPr="00000000" w14:paraId="000006B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(slow, taunting)</w:t>
        <w:br w:type="textWrapping"/>
        <w:t xml:space="preserve"> “Rhea… tum mujhe dhamka rahi ho? Main hoon Raghubeer. Jisne poore sheher ko apne ghutno pe rakha hai.”</w:t>
      </w:r>
    </w:p>
    <w:p w:rsidR="00000000" w:rsidDel="00000000" w:rsidP="00000000" w:rsidRDefault="00000000" w:rsidRPr="00000000" w14:paraId="000006B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(bold, cut him mid-way)</w:t>
        <w:br w:type="textWrapping"/>
        <w:t xml:space="preserve"> “Main tumhe dhamka nahi rahi… main sirf paise mang rhi hun. Agar tumhe wohh property ke papers chahiye… jinke liye tumne meri maa ki zindagi barbaad ki… toh uske badle me tumhe mujhe 30 crore dene padenge.”</w:t>
      </w:r>
    </w:p>
    <w:p w:rsidR="00000000" w:rsidDel="00000000" w:rsidP="00000000" w:rsidRDefault="00000000" w:rsidRPr="00000000" w14:paraId="000006C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Raghubeer ki aankh phadakti hai, par woh abhi bhi muskaan ko force karta hai.</w:t>
      </w:r>
    </w:p>
    <w:p w:rsidR="00000000" w:rsidDel="00000000" w:rsidP="00000000" w:rsidRDefault="00000000" w:rsidRPr="00000000" w14:paraId="000006C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INT. HIDEOUT – CONTINUOUS]</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Gunde side se awkward glance exchange karte hain. Room me hawa bhari hui lagti hai.</w:t>
      </w:r>
    </w:p>
    <w:p w:rsidR="00000000" w:rsidDel="00000000" w:rsidP="00000000" w:rsidRDefault="00000000" w:rsidRPr="00000000" w14:paraId="000006C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(low growl, almost whisper)</w:t>
        <w:br w:type="textWrapping"/>
        <w:t xml:space="preserve"> “30 crore? Tum apne baap se paise ke liye deal kar rahi ho?</w:t>
      </w:r>
    </w:p>
    <w:p w:rsidR="00000000" w:rsidDel="00000000" w:rsidP="00000000" w:rsidRDefault="00000000" w:rsidRPr="00000000" w14:paraId="000006C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(teeth clenched, cold tone)</w:t>
        <w:br w:type="textWrapping"/>
        <w:t xml:space="preserve"> Tumhare liye rishte sirf ek khel hain. Mere liye paisa survival hai. Mujhe tumhari legacy nahi chahiye, mujhe sirf apni zindagi chahiye.”</w:t>
      </w:r>
    </w:p>
    <w:p w:rsidR="00000000" w:rsidDel="00000000" w:rsidP="00000000" w:rsidRDefault="00000000" w:rsidRPr="00000000" w14:paraId="000006C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Flashback quick cuts:</w:t>
      </w:r>
    </w:p>
    <w:p w:rsidR="00000000" w:rsidDel="00000000" w:rsidP="00000000" w:rsidRDefault="00000000" w:rsidRPr="00000000" w14:paraId="000006C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Maa ke hospital me bed par chillane ki voice.</w:t>
      </w:r>
    </w:p>
    <w:p w:rsidR="00000000" w:rsidDel="00000000" w:rsidP="00000000" w:rsidRDefault="00000000" w:rsidRPr="00000000" w14:paraId="000006C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cold smile ke saath property papers sign karta hua.</w:t>
      </w:r>
    </w:p>
    <w:p w:rsidR="00000000" w:rsidDel="00000000" w:rsidP="00000000" w:rsidRDefault="00000000" w:rsidRPr="00000000" w14:paraId="000006C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Young Rhea corner me chupke se aansoon pochti hui.</w:t>
      </w:r>
    </w:p>
    <w:p w:rsidR="00000000" w:rsidDel="00000000" w:rsidP="00000000" w:rsidRDefault="00000000" w:rsidRPr="00000000" w14:paraId="000006C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 HIDEOUT – BUILD UP]</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Raghubeer table par zor se haath marti hai, awaaz poore room me gunjti hai.</w:t>
      </w:r>
    </w:p>
    <w:p w:rsidR="00000000" w:rsidDel="00000000" w:rsidP="00000000" w:rsidRDefault="00000000" w:rsidRPr="00000000" w14:paraId="000006C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(shouting, losing temper)</w:t>
        <w:br w:type="textWrapping"/>
        <w:t xml:space="preserve"> “Mujhse deal? Mujhse!</w:t>
      </w:r>
    </w:p>
    <w:p w:rsidR="00000000" w:rsidDel="00000000" w:rsidP="00000000" w:rsidRDefault="00000000" w:rsidRPr="00000000" w14:paraId="000006C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ek step aage badh kar uski aankhon me ghurti hai.</w:t>
      </w:r>
    </w:p>
    <w:p w:rsidR="00000000" w:rsidDel="00000000" w:rsidP="00000000" w:rsidRDefault="00000000" w:rsidRPr="00000000" w14:paraId="000006C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(firm, fearless)</w:t>
        <w:br w:type="textWrapping"/>
        <w:t xml:space="preserve"> “Haan! Agar tumhe croron ki property chahiye… toh uske badle 30 crore mujhe dene hi padenge. Warna… papers hamesha ke liye gayab ho jaayenge.”</w:t>
      </w:r>
    </w:p>
    <w:p w:rsidR="00000000" w:rsidDel="00000000" w:rsidP="00000000" w:rsidRDefault="00000000" w:rsidRPr="00000000" w14:paraId="000006C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 zoom on her face — aansoon se bhara, par ek steel-like determination.</w:t>
      </w:r>
    </w:p>
    <w:p w:rsidR="00000000" w:rsidDel="00000000" w:rsidP="00000000" w:rsidRDefault="00000000" w:rsidRPr="00000000" w14:paraId="000006C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Raghubeer ka face rage se laal ho jaata hai, par phir woh achanak se shant ho jaata hai… ek creepy calmness.</w:t>
      </w:r>
    </w:p>
    <w:p w:rsidR="00000000" w:rsidDel="00000000" w:rsidP="00000000" w:rsidRDefault="00000000" w:rsidRPr="00000000" w14:paraId="000006D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(smirk, dangerously calm)</w:t>
        <w:br w:type="textWrapping"/>
        <w:t xml:space="preserve"> “Thik hai… tum chaho toh game tumhare rules pe khelenge. Par yaad rakhna, Raghubeer kabhi har nahi maanta.”</w:t>
      </w:r>
    </w:p>
    <w:p w:rsidR="00000000" w:rsidDel="00000000" w:rsidP="00000000" w:rsidRDefault="00000000" w:rsidRPr="00000000" w14:paraId="000006D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tilt-up: Raghubeer ke chehre pe ek half-smile. Rhea ke face pe tension, par uski aankhon me himmat.</w:t>
      </w:r>
    </w:p>
    <w:p w:rsidR="00000000" w:rsidDel="00000000" w:rsidP="00000000" w:rsidRDefault="00000000" w:rsidRPr="00000000" w14:paraId="000006D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Dramatic orchestra rise.</w:t>
      </w:r>
    </w:p>
    <w:p w:rsidR="00000000" w:rsidDel="00000000" w:rsidP="00000000" w:rsidRDefault="00000000" w:rsidRPr="00000000" w14:paraId="000006D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“Rhea ne khud apne baap ke saath ek deal shuru ki hai… par kya yeh deal uski zindagi bachayegi, ya uski barbaadi banegi?”</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DB">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46"/>
              <w:szCs w:val="46"/>
            </w:rPr>
          </w:rPrChange>
        </w:rPr>
      </w:pPr>
      <w:bookmarkStart w:colFirst="0" w:colLast="0" w:name="_hmd8j7iemc2h" w:id="92"/>
      <w:bookmarkEnd w:id="92"/>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46"/>
              <w:szCs w:val="46"/>
            </w:rPr>
          </w:rPrChange>
        </w:rPr>
        <w:t xml:space="preserve">EPISODE 50</w:t>
      </w:r>
    </w:p>
    <w:p w:rsidR="00000000" w:rsidDel="00000000" w:rsidP="00000000" w:rsidRDefault="00000000" w:rsidRPr="00000000" w14:paraId="000006D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Raghubeer’s Hideout – Night</w:t>
      </w:r>
    </w:p>
    <w:p w:rsidR="00000000" w:rsidDel="00000000" w:rsidP="00000000" w:rsidRDefault="00000000" w:rsidRPr="00000000" w14:paraId="000006D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10 sec]</w:t>
      </w:r>
    </w:p>
    <w:p w:rsidR="00000000" w:rsidDel="00000000" w:rsidP="00000000" w:rsidRDefault="00000000" w:rsidRPr="00000000" w14:paraId="000006D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“30 crore… warna papers gayab”</w:t>
      </w:r>
    </w:p>
    <w:p w:rsidR="00000000" w:rsidDel="00000000" w:rsidP="00000000" w:rsidRDefault="00000000" w:rsidRPr="00000000" w14:paraId="000006D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creepy calm smirk</w:t>
      </w:r>
    </w:p>
    <w:p w:rsidR="00000000" w:rsidDel="00000000" w:rsidP="00000000" w:rsidRDefault="00000000" w:rsidRPr="00000000" w14:paraId="000006E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Gundo ke shocked faces</w:t>
        <w:br w:type="textWrapping"/>
        <w:t xml:space="preserve"> SFX: Drum beats + sharp violin.</w:t>
      </w:r>
    </w:p>
    <w:p w:rsidR="00000000" w:rsidDel="00000000" w:rsidP="00000000" w:rsidRDefault="00000000" w:rsidRPr="00000000" w14:paraId="000006E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INT. HIDEOUT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Dim light me smoke ka haze. Raghubeer slowly khada hota hai, apna coat set karta hai. Uska expression ab calm hai, par aankhon me hidden fire.</w:t>
      </w:r>
    </w:p>
    <w:p w:rsidR="00000000" w:rsidDel="00000000" w:rsidP="00000000" w:rsidRDefault="00000000" w:rsidRPr="00000000" w14:paraId="000006E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(smooth, cold tone)</w:t>
        <w:br w:type="textWrapping"/>
        <w:t xml:space="preserve"> “Thik hai, Rhea. 30 crore tumhe milenge. Tum chaho toh cash… tum chaho toh diamonds. Joh tumhe pasand ho.”</w:t>
      </w:r>
    </w:p>
    <w:p w:rsidR="00000000" w:rsidDel="00000000" w:rsidP="00000000" w:rsidRDefault="00000000" w:rsidRPr="00000000" w14:paraId="000006E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cut — Gunde ek dusre ko shock me dekhte hain: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Boss maan gaya?</w:t>
      </w:r>
    </w:p>
    <w:p w:rsidR="00000000" w:rsidDel="00000000" w:rsidP="00000000" w:rsidRDefault="00000000" w:rsidRPr="00000000" w14:paraId="000006E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(surprised, par apne emotions chhupate hue)</w:t>
        <w:br w:type="textWrapping"/>
        <w:t xml:space="preserve"> “Tum itni aasani se maan gaye? Yeh tumhari koi plan toh nahi?”</w:t>
      </w:r>
    </w:p>
    <w:p w:rsidR="00000000" w:rsidDel="00000000" w:rsidP="00000000" w:rsidRDefault="00000000" w:rsidRPr="00000000" w14:paraId="000006E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ek dark chuckle karta hai.</w:t>
      </w:r>
    </w:p>
    <w:p w:rsidR="00000000" w:rsidDel="00000000" w:rsidP="00000000" w:rsidRDefault="00000000" w:rsidRPr="00000000" w14:paraId="000006E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“Main kabhi apni baat se peeche nahi hat ta...”</w:t>
      </w:r>
    </w:p>
    <w:p w:rsidR="00000000" w:rsidDel="00000000" w:rsidP="00000000" w:rsidRDefault="00000000" w:rsidRPr="00000000" w14:paraId="000006E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INT. HIDEOUT – BUILD UP]</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Rhea apna stance aur strong kar leti hai. Uski awaaz ab clear hai, koi darr nahi.</w:t>
      </w:r>
    </w:p>
    <w:p w:rsidR="00000000" w:rsidDel="00000000" w:rsidP="00000000" w:rsidRDefault="00000000" w:rsidRPr="00000000" w14:paraId="000006E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“30 crore ke badle papers… lekin ek condition aur hai.”</w:t>
      </w:r>
    </w:p>
    <w:p w:rsidR="00000000" w:rsidDel="00000000" w:rsidP="00000000" w:rsidRDefault="00000000" w:rsidRPr="00000000" w14:paraId="000006E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Raghubeer ka eyebrow raise.</w:t>
      </w:r>
    </w:p>
    <w:p w:rsidR="00000000" w:rsidDel="00000000" w:rsidP="00000000" w:rsidRDefault="00000000" w:rsidRPr="00000000" w14:paraId="000006E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(irritated whisper)</w:t>
        <w:br w:type="textWrapping"/>
        <w:t xml:space="preserve"> “ek aur shart?”</w:t>
      </w:r>
    </w:p>
    <w:p w:rsidR="00000000" w:rsidDel="00000000" w:rsidP="00000000" w:rsidRDefault="00000000" w:rsidRPr="00000000" w14:paraId="000006E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(firm, bold)</w:t>
        <w:br w:type="textWrapping"/>
        <w:t xml:space="preserve"> “Main pehle Aryan se milungi. Jab tak main usse safe nahi dekh leti, tumhe Papers ka ek tukda tak nahi milega</w:t>
      </w:r>
    </w:p>
    <w:p w:rsidR="00000000" w:rsidDel="00000000" w:rsidP="00000000" w:rsidRDefault="00000000" w:rsidRPr="00000000" w14:paraId="000006E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Room ekdum freeze. Gunde ghabra ke Raghubeer ki taraf dekhte hain.</w:t>
      </w:r>
    </w:p>
    <w:p w:rsidR="00000000" w:rsidDel="00000000" w:rsidP="00000000" w:rsidRDefault="00000000" w:rsidRPr="00000000" w14:paraId="000006E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INT. HIDEOUT – DRAMA HEIGHT]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Raghubeer dheere-dheere Rhea ke paas aata hai, itna close ki uski shadow Rhea ke chehre ko cover kar leti hai.</w:t>
      </w:r>
    </w:p>
    <w:p w:rsidR="00000000" w:rsidDel="00000000" w:rsidP="00000000" w:rsidRDefault="00000000" w:rsidRPr="00000000" w14:paraId="000006F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(low, threatening tone)</w:t>
        <w:br w:type="textWrapping"/>
        <w:t xml:space="preserve"> “Tumhe lagta hai tum mujhe control kar sakti ho? Rhea… main ye paise tumhe khush dekhne ke liye nahi,, balki apni jeet ke liye de raha hun… hoon.”</w:t>
      </w:r>
    </w:p>
    <w:p w:rsidR="00000000" w:rsidDel="00000000" w:rsidP="00000000" w:rsidRDefault="00000000" w:rsidRPr="00000000" w14:paraId="000006F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(steady, fearless)</w:t>
        <w:br w:type="textWrapping"/>
        <w:t xml:space="preserve"> “Jeet tab hogi jab tumhe property ke papers milenge… aur woh sirf tab milenge jab main Aryan se milungi. Tumhare paas koi aur raasta hai hi nahi.”</w:t>
      </w:r>
    </w:p>
    <w:p w:rsidR="00000000" w:rsidDel="00000000" w:rsidP="00000000" w:rsidRDefault="00000000" w:rsidRPr="00000000" w14:paraId="000006F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SFX: Heavy heartbeat + sharp violin rise.</w:t>
      </w:r>
    </w:p>
    <w:p w:rsidR="00000000" w:rsidDel="00000000" w:rsidP="00000000" w:rsidRDefault="00000000" w:rsidRPr="00000000" w14:paraId="000006F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Palanquin" w:cs="Palanquin" w:eastAsia="Palanquin" w:hAnsi="Palanquin"/>
          <w:sz w:val="28"/>
          <w:szCs w:val="28"/>
          <w:rtl w:val="0"/>
          <w:rPrChange w:author="Rahul Sharma" w:id="0" w:date="2025-08-20T10:04:18Z">
            <w:rPr>
              <w:rFonts w:ascii="Baloo" w:cs="Baloo" w:eastAsia="Baloo" w:hAnsi="Baloo"/>
              <w:sz w:val="28"/>
              <w:szCs w:val="28"/>
            </w:rPr>
          </w:rPrChange>
        </w:rPr>
        <w:t xml:space="preserve"> Raghubeer ek long pause leta hai. Phir achanak se woh जोर से हँस पड़ता है — ek dark, chilling laugh.</w:t>
      </w:r>
    </w:p>
    <w:p w:rsidR="00000000" w:rsidDel="00000000" w:rsidP="00000000" w:rsidRDefault="00000000" w:rsidRPr="00000000" w14:paraId="000006F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(grinning dangerously)</w:t>
        <w:br w:type="textWrapping"/>
        <w:t xml:space="preserve"> “Accha… toh pehle Aryan. Thik hai. Mil lo. Par yaad rakhna… tumne joh game shuru kiya hai usme jeet sirf meri hogi.”</w:t>
      </w:r>
    </w:p>
    <w:p w:rsidR="00000000" w:rsidDel="00000000" w:rsidP="00000000" w:rsidRDefault="00000000" w:rsidRPr="00000000" w14:paraId="000006F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 zoom Rhea ke chehre par — woh shant hai, par aankhon me dikh raha hai ki woh Raghubeer ki har chaal pe nazar rakhegi.</w:t>
      </w:r>
    </w:p>
    <w:p w:rsidR="00000000" w:rsidDel="00000000" w:rsidP="00000000" w:rsidRDefault="00000000" w:rsidRPr="00000000" w14:paraId="000006F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Orchestra blast + lightning sound.</w:t>
      </w:r>
    </w:p>
    <w:p w:rsidR="00000000" w:rsidDel="00000000" w:rsidP="00000000" w:rsidRDefault="00000000" w:rsidRPr="00000000" w14:paraId="000006F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“Rhea ki nai shart ne khel ko aur uljha diya hai… Aryan se milan uske liye ek nayi shuruat hoga, ya ek nayi saazish?”</w:t>
      </w:r>
    </w:p>
    <w:p w:rsidR="00000000" w:rsidDel="00000000" w:rsidP="00000000" w:rsidRDefault="00000000" w:rsidRPr="00000000" w14:paraId="000006F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F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F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F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6F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0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0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0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0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0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0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0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07">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46"/>
              <w:szCs w:val="46"/>
            </w:rPr>
          </w:rPrChange>
        </w:rPr>
      </w:pPr>
      <w:bookmarkStart w:colFirst="0" w:colLast="0" w:name="_wr0orp9vldiw" w:id="93"/>
      <w:bookmarkEnd w:id="93"/>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46"/>
              <w:szCs w:val="46"/>
            </w:rPr>
          </w:rPrChange>
        </w:rPr>
        <w:t xml:space="preserve">EPISODE 51</w:t>
      </w:r>
    </w:p>
    <w:p w:rsidR="00000000" w:rsidDel="00000000" w:rsidP="00000000" w:rsidRDefault="00000000" w:rsidRPr="00000000" w14:paraId="0000070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Raghubeer’s Mansion/Hideout – Midnight</w:t>
      </w:r>
    </w:p>
    <w:p w:rsidR="00000000" w:rsidDel="00000000" w:rsidP="00000000" w:rsidRDefault="00000000" w:rsidRPr="00000000" w14:paraId="0000070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10 sec]</w:t>
      </w:r>
    </w:p>
    <w:p w:rsidR="00000000" w:rsidDel="00000000" w:rsidP="00000000" w:rsidRDefault="00000000" w:rsidRPr="00000000" w14:paraId="0000070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“Main pehle Aryan se milungi”</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(Ep 54)</w:t>
      </w:r>
    </w:p>
    <w:p w:rsidR="00000000" w:rsidDel="00000000" w:rsidP="00000000" w:rsidRDefault="00000000" w:rsidRPr="00000000" w14:paraId="0000070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dark laugh: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“Rules main likhta hoon”</w:t>
      </w:r>
    </w:p>
    <w:p w:rsidR="00000000" w:rsidDel="00000000" w:rsidP="00000000" w:rsidRDefault="00000000" w:rsidRPr="00000000" w14:paraId="0000070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fearless look</w:t>
        <w:br w:type="textWrapping"/>
        <w:t xml:space="preserve"> SFX: Heavy drums + thunder rumble.</w:t>
      </w:r>
    </w:p>
    <w:p w:rsidR="00000000" w:rsidDel="00000000" w:rsidP="00000000" w:rsidRDefault="00000000" w:rsidRPr="00000000" w14:paraId="0000070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E">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ddwed5hm9rrj" w:id="94"/>
      <w:bookmarkEnd w:id="9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INT. HIDEOUT – MAIN HALL – NIGHT]</w:t>
      </w:r>
    </w:p>
    <w:p w:rsidR="00000000" w:rsidDel="00000000" w:rsidP="00000000" w:rsidRDefault="00000000" w:rsidRPr="00000000" w14:paraId="0000070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Room me eerie silence. Sirf ek fan ki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creaking</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awaaz sunai deti hai.</w:t>
        <w:br w:type="textWrapping"/>
        <w:t xml:space="preserve"> Raghubeer ekdum straight khada hai, apni ring ke saath kheltay hue.</w:t>
      </w:r>
    </w:p>
    <w:p w:rsidR="00000000" w:rsidDel="00000000" w:rsidP="00000000" w:rsidRDefault="00000000" w:rsidRPr="00000000" w14:paraId="0000071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(slow, commanding)</w:t>
        <w:br w:type="textWrapping"/>
        <w:t xml:space="preserve"> “Le aao usse… abhi.”</w:t>
      </w:r>
    </w:p>
    <w:p w:rsidR="00000000" w:rsidDel="00000000" w:rsidP="00000000" w:rsidRDefault="00000000" w:rsidRPr="00000000" w14:paraId="0000071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cut: Do gunde haath johdkar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“Ji, Boss”</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kehte hain aur turant ek dark corridor ki taraf badhte hain.</w:t>
      </w:r>
    </w:p>
    <w:p w:rsidR="00000000" w:rsidDel="00000000" w:rsidP="00000000" w:rsidRDefault="00000000" w:rsidRPr="00000000" w14:paraId="0000071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ki aankhen widen hoti hain. Usse ehsaas hota hai ki Aryan door nahi… yahin kahi hai.</w:t>
      </w:r>
    </w:p>
    <w:p w:rsidR="00000000" w:rsidDel="00000000" w:rsidP="00000000" w:rsidRDefault="00000000" w:rsidRPr="00000000" w14:paraId="0000071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9dbj8vgbjnj2" w:id="95"/>
      <w:bookmarkEnd w:id="95"/>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INT. HIDEOUT – SECRET ROOM – CONTINUOUS]</w:t>
      </w:r>
    </w:p>
    <w:p w:rsidR="00000000" w:rsidDel="00000000" w:rsidP="00000000" w:rsidRDefault="00000000" w:rsidRPr="00000000" w14:paraId="0000071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Dark basement jaisa kamra. Ek weak bulb se light aa rahi hai.</w:t>
        <w:br w:type="textWrapping"/>
        <w:t xml:space="preserve"> Aryan ek kursi se bandha hua hai, chehre pe thodi choton ke nishaan, par aankhon me ab bhi fight hai.</w:t>
      </w:r>
    </w:p>
    <w:p w:rsidR="00000000" w:rsidDel="00000000" w:rsidP="00000000" w:rsidRDefault="00000000" w:rsidRPr="00000000" w14:paraId="0000071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Darwaza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creak</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karke khulta hai.</w:t>
        <w:br w:type="textWrapping"/>
        <w:t xml:space="preserve"> Gunde torch maarte hain Aryan ke chehre par.</w:t>
      </w:r>
    </w:p>
    <w:p w:rsidR="00000000" w:rsidDel="00000000" w:rsidP="00000000" w:rsidRDefault="00000000" w:rsidRPr="00000000" w14:paraId="0000071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Aryan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(teeth clenched, angry)</w:t>
        <w:br w:type="textWrapping"/>
        <w:t xml:space="preserve"> “Kya chahiye tum logon ko?!”</w:t>
      </w:r>
    </w:p>
    <w:p w:rsidR="00000000" w:rsidDel="00000000" w:rsidP="00000000" w:rsidRDefault="00000000" w:rsidRPr="00000000" w14:paraId="0000071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Gunda ek smirk ke saath Aryan ke ropes kaat deta hai.</w:t>
      </w:r>
    </w:p>
    <w:p w:rsidR="00000000" w:rsidDel="00000000" w:rsidP="00000000" w:rsidRDefault="00000000" w:rsidRPr="00000000" w14:paraId="0000071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Gunda 1</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“Chupchaap chal….”</w:t>
      </w:r>
    </w:p>
    <w:p w:rsidR="00000000" w:rsidDel="00000000" w:rsidP="00000000" w:rsidRDefault="00000000" w:rsidRPr="00000000" w14:paraId="0000071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struggle karta hai, par do gunde usse zor se khade karke kheench lete hain.</w:t>
      </w:r>
    </w:p>
    <w:p w:rsidR="00000000" w:rsidDel="00000000" w:rsidP="00000000" w:rsidRDefault="00000000" w:rsidRPr="00000000" w14:paraId="0000071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C">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h7wsagljxpmq" w:id="96"/>
      <w:bookmarkEnd w:id="9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INT. HIDEOUT – MAIN HALL – BUILD UP]</w:t>
      </w:r>
    </w:p>
    <w:p w:rsidR="00000000" w:rsidDel="00000000" w:rsidP="00000000" w:rsidRDefault="00000000" w:rsidRPr="00000000" w14:paraId="0000071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cut back — Raghubeer apni chair par relaxed baitha hai, jaise ek shikari apne shikar ka intezaar kar raha ho.</w:t>
        <w:br w:type="textWrapping"/>
        <w:t xml:space="preserve"> Rhea ke chehre par tension aur hope dono ka mix hai.</w:t>
      </w:r>
    </w:p>
    <w:p w:rsidR="00000000" w:rsidDel="00000000" w:rsidP="00000000" w:rsidRDefault="00000000" w:rsidRPr="00000000" w14:paraId="0000071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Door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bang</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karke khulta hai.</w:t>
        <w:br w:type="textWrapping"/>
        <w:t xml:space="preserve"> Gunde Aryan ko kheenchte hue andar le aate hain.</w:t>
      </w:r>
    </w:p>
    <w:p w:rsidR="00000000" w:rsidDel="00000000" w:rsidP="00000000" w:rsidRDefault="00000000" w:rsidRPr="00000000" w14:paraId="0000071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 motion:</w:t>
      </w:r>
    </w:p>
    <w:p w:rsidR="00000000" w:rsidDel="00000000" w:rsidP="00000000" w:rsidRDefault="00000000" w:rsidRPr="00000000" w14:paraId="0000072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ekdum se forward step leti hai.</w:t>
      </w:r>
    </w:p>
    <w:p w:rsidR="00000000" w:rsidDel="00000000" w:rsidP="00000000" w:rsidRDefault="00000000" w:rsidRPr="00000000" w14:paraId="0000072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ka chehra thoda ghayal, par eyes bright as he spots Rhea.</w:t>
      </w:r>
    </w:p>
    <w:p w:rsidR="00000000" w:rsidDel="00000000" w:rsidP="00000000" w:rsidRDefault="00000000" w:rsidRPr="00000000" w14:paraId="0000072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me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orchestra rise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t>
      </w:r>
    </w:p>
    <w:p w:rsidR="00000000" w:rsidDel="00000000" w:rsidP="00000000" w:rsidRDefault="00000000" w:rsidRPr="00000000" w14:paraId="0000072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(whispering, teary-eyed)</w:t>
        <w:br w:type="textWrapping"/>
        <w:t xml:space="preserve"> “Aryan…”</w:t>
      </w:r>
    </w:p>
    <w:p w:rsidR="00000000" w:rsidDel="00000000" w:rsidP="00000000" w:rsidRDefault="00000000" w:rsidRPr="00000000" w14:paraId="0000072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Aryan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(breathless, relieved)</w:t>
        <w:br w:type="textWrapping"/>
        <w:t xml:space="preserve"> “Rhea!”</w:t>
      </w:r>
    </w:p>
    <w:p w:rsidR="00000000" w:rsidDel="00000000" w:rsidP="00000000" w:rsidRDefault="00000000" w:rsidRPr="00000000" w14:paraId="0000072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Un dono ki aankhon ka intense exchange.</w:t>
      </w:r>
    </w:p>
    <w:p w:rsidR="00000000" w:rsidDel="00000000" w:rsidP="00000000" w:rsidRDefault="00000000" w:rsidRPr="00000000" w14:paraId="0000072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7">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dvse7ld07whg" w:id="97"/>
      <w:bookmarkEnd w:id="9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DRAMATIC FACE-OFF]</w:t>
      </w:r>
    </w:p>
    <w:p w:rsidR="00000000" w:rsidDel="00000000" w:rsidP="00000000" w:rsidRDefault="00000000" w:rsidRPr="00000000" w14:paraId="0000072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dono ko dekhta hai, phir ek slow clap karta hai.</w:t>
      </w:r>
    </w:p>
    <w:p w:rsidR="00000000" w:rsidDel="00000000" w:rsidP="00000000" w:rsidRDefault="00000000" w:rsidRPr="00000000" w14:paraId="0000072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(mocking tone)</w:t>
        <w:br w:type="textWrapping"/>
        <w:t xml:space="preserve"> “Wah wah… milan bhi ho gaya. Tum dono ka pyaar… kitna masoom lagta hai</w:t>
      </w:r>
    </w:p>
    <w:p w:rsidR="00000000" w:rsidDel="00000000" w:rsidP="00000000" w:rsidRDefault="00000000" w:rsidRPr="00000000" w14:paraId="0000072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Rhea ka gussa, Aryan ka determination.</w:t>
      </w:r>
    </w:p>
    <w:p w:rsidR="00000000" w:rsidDel="00000000" w:rsidP="00000000" w:rsidRDefault="00000000" w:rsidRPr="00000000" w14:paraId="0000072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C">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t6b2xl4tbcce" w:id="98"/>
      <w:bookmarkEnd w:id="9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5 – CLIFFHANGER]</w:t>
      </w:r>
    </w:p>
    <w:p w:rsidR="00000000" w:rsidDel="00000000" w:rsidP="00000000" w:rsidRDefault="00000000" w:rsidRPr="00000000" w14:paraId="0000072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Suddenly — Raghubeer ek pistol uthata hai table se aur Aryan ki taraf point kar deta hai.</w:t>
      </w:r>
    </w:p>
    <w:p w:rsidR="00000000" w:rsidDel="00000000" w:rsidP="00000000" w:rsidRDefault="00000000" w:rsidRPr="00000000" w14:paraId="0000072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(deadly calm)</w:t>
        <w:br w:type="textWrapping"/>
        <w:t xml:space="preserve"> “Ab game shuru hota hai… Aryan ke saath.”</w:t>
      </w:r>
    </w:p>
    <w:p w:rsidR="00000000" w:rsidDel="00000000" w:rsidP="00000000" w:rsidRDefault="00000000" w:rsidRPr="00000000" w14:paraId="0000072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zoom on Rhea ka shocked, terrified face.</w:t>
      </w:r>
    </w:p>
    <w:p w:rsidR="00000000" w:rsidDel="00000000" w:rsidP="00000000" w:rsidRDefault="00000000" w:rsidRPr="00000000" w14:paraId="0000073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Loud orchestra blast + thunder strike.</w:t>
      </w:r>
    </w:p>
    <w:p w:rsidR="00000000" w:rsidDel="00000000" w:rsidP="00000000" w:rsidRDefault="00000000" w:rsidRPr="00000000" w14:paraId="0000073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73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Palanquin" w:cs="Palanquin" w:eastAsia="Palanquin" w:hAnsi="Palanquin"/>
          <w:sz w:val="28"/>
          <w:szCs w:val="28"/>
          <w:rtl w:val="0"/>
          <w:rPrChange w:author="Rahul Sharma" w:id="0" w:date="2025-08-20T10:04:18Z">
            <w:rPr>
              <w:rFonts w:ascii="Baloo" w:cs="Baloo" w:eastAsia="Baloo" w:hAnsi="Baloo"/>
              <w:sz w:val="28"/>
              <w:szCs w:val="28"/>
            </w:rPr>
          </w:rPrChange>
        </w:rPr>
        <w:t xml:space="preserve"> “Aryan aur Rhea samne hain… par Raghubeer ke rules ke is game me pehla वार kiske khilaf hoga?”</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34">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v7g31ep3720p" w:id="99"/>
      <w:bookmarkEnd w:id="99"/>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735">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fqxf87dsqomh" w:id="100"/>
      <w:bookmarkEnd w:id="10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736">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46"/>
              <w:szCs w:val="46"/>
            </w:rPr>
          </w:rPrChange>
        </w:rPr>
      </w:pPr>
      <w:bookmarkStart w:colFirst="0" w:colLast="0" w:name="_5n0rigp59d9t" w:id="101"/>
      <w:bookmarkEnd w:id="101"/>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46"/>
              <w:szCs w:val="46"/>
            </w:rPr>
          </w:rPrChange>
        </w:rPr>
        <w:t xml:space="preserve">EPISODE 52</w:t>
      </w:r>
    </w:p>
    <w:p w:rsidR="00000000" w:rsidDel="00000000" w:rsidP="00000000" w:rsidRDefault="00000000" w:rsidRPr="00000000" w14:paraId="0000073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Raghubeer’s Hideout – Night</w:t>
      </w:r>
    </w:p>
    <w:p w:rsidR="00000000" w:rsidDel="00000000" w:rsidP="00000000" w:rsidRDefault="00000000" w:rsidRPr="00000000" w14:paraId="0000073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r>
    </w:p>
    <w:p w:rsidR="00000000" w:rsidDel="00000000" w:rsidP="00000000" w:rsidRDefault="00000000" w:rsidRPr="00000000" w14:paraId="0000073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brought in front of Rhea</w:t>
      </w:r>
    </w:p>
    <w:p w:rsidR="00000000" w:rsidDel="00000000" w:rsidP="00000000" w:rsidRDefault="00000000" w:rsidRPr="00000000" w14:paraId="0000073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ne pistol point kiya Aryan par.</w:t>
      </w:r>
    </w:p>
    <w:p w:rsidR="00000000" w:rsidDel="00000000" w:rsidP="00000000" w:rsidRDefault="00000000" w:rsidRPr="00000000" w14:paraId="0000073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shocked expression.</w:t>
        <w:br w:type="textWrapping"/>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Heartbeat + thunder roll</w:t>
      </w:r>
    </w:p>
    <w:p w:rsidR="00000000" w:rsidDel="00000000" w:rsidP="00000000" w:rsidRDefault="00000000" w:rsidRPr="00000000" w14:paraId="0000073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D">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93x0a6esbthv" w:id="102"/>
      <w:bookmarkEnd w:id="10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INT. MAIN HALL – CONTINUOUS]</w:t>
      </w:r>
    </w:p>
    <w:p w:rsidR="00000000" w:rsidDel="00000000" w:rsidP="00000000" w:rsidRDefault="00000000" w:rsidRPr="00000000" w14:paraId="0000073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tight on Raghubeer ka pistol Aryan ke forehead pe.</w:t>
        <w:br w:type="textWrapping"/>
        <w:t xml:space="preserve"> Room me sirf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fan ki creak</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aur Rhea ki heavy breathing.</w:t>
      </w:r>
    </w:p>
    <w:p w:rsidR="00000000" w:rsidDel="00000000" w:rsidP="00000000" w:rsidRDefault="00000000" w:rsidRPr="00000000" w14:paraId="0000073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(smooth, cold)</w:t>
        <w:br w:type="textWrapping"/>
        <w:t xml:space="preserve"> “Rhea… ab seedhi baat. Papers kahan hain?”</w:t>
      </w:r>
    </w:p>
    <w:p w:rsidR="00000000" w:rsidDel="00000000" w:rsidP="00000000" w:rsidRDefault="00000000" w:rsidRPr="00000000" w14:paraId="0000074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(beat – Rhea stunned silence)</w:t>
      </w:r>
    </w:p>
    <w:p w:rsidR="00000000" w:rsidDel="00000000" w:rsidP="00000000" w:rsidRDefault="00000000" w:rsidRPr="00000000" w14:paraId="0000074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(deadly calm, thoda zor se)</w:t>
        <w:br w:type="textWrapping"/>
        <w:t xml:space="preserve"> “Abhi nahi bataogi… toh Aryan mara jayega. Or tumhe paise bhi nahi milenge</w:t>
      </w:r>
    </w:p>
    <w:p w:rsidR="00000000" w:rsidDel="00000000" w:rsidP="00000000" w:rsidRDefault="00000000" w:rsidRPr="00000000" w14:paraId="0000074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Gun cocking sound</w:t>
      </w:r>
    </w:p>
    <w:p w:rsidR="00000000" w:rsidDel="00000000" w:rsidP="00000000" w:rsidRDefault="00000000" w:rsidRPr="00000000" w14:paraId="0000074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2lty6j7yzzd8" w:id="103"/>
      <w:bookmarkEnd w:id="10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RHEA’S REACTION]</w:t>
      </w:r>
    </w:p>
    <w:p w:rsidR="00000000" w:rsidDel="00000000" w:rsidP="00000000" w:rsidRDefault="00000000" w:rsidRPr="00000000" w14:paraId="0000074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Close-up: Rhea ke aansu bhar aaye, par woh apna fear hide karne ki koshish karti hai.</w:t>
      </w:r>
    </w:p>
    <w:p w:rsidR="00000000" w:rsidDel="00000000" w:rsidP="00000000" w:rsidRDefault="00000000" w:rsidRPr="00000000" w14:paraId="0000074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(broken voice, par firm)</w:t>
        <w:br w:type="textWrapping"/>
        <w:t xml:space="preserve"> Nahi, tum Aryan ko kuchh nahi karoge,, Main Batati hu papers kahan hai</w:t>
      </w:r>
    </w:p>
    <w:p w:rsidR="00000000" w:rsidDel="00000000" w:rsidP="00000000" w:rsidRDefault="00000000" w:rsidRPr="00000000" w14:paraId="0000074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slowly smirk karta hai, uske eyes rage se flash karte hain.</w:t>
      </w:r>
    </w:p>
    <w:p w:rsidR="00000000" w:rsidDel="00000000" w:rsidP="00000000" w:rsidRDefault="00000000" w:rsidRPr="00000000" w14:paraId="0000074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(whisper, dangerous)</w:t>
        <w:br w:type="textWrapping"/>
        <w:t xml:space="preserve"> “Dus second… sirf dus. Papers ya Aryan ki laash.”</w:t>
      </w:r>
    </w:p>
    <w:p w:rsidR="00000000" w:rsidDel="00000000" w:rsidP="00000000" w:rsidRDefault="00000000" w:rsidRPr="00000000" w14:paraId="0000074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cut: Rhea frozen, aankhon me dard aur confusion.</w:t>
      </w:r>
    </w:p>
    <w:p w:rsidR="00000000" w:rsidDel="00000000" w:rsidP="00000000" w:rsidRDefault="00000000" w:rsidRPr="00000000" w14:paraId="0000074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B">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h9mqitddnj5" w:id="104"/>
      <w:bookmarkEnd w:id="10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CLIFFHANGER]</w:t>
      </w:r>
    </w:p>
    <w:p w:rsidR="00000000" w:rsidDel="00000000" w:rsidP="00000000" w:rsidRDefault="00000000" w:rsidRPr="00000000" w14:paraId="0000074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countdown shuru karta hai:</w:t>
      </w:r>
    </w:p>
    <w:p w:rsidR="00000000" w:rsidDel="00000000" w:rsidP="00000000" w:rsidRDefault="00000000" w:rsidRPr="00000000" w14:paraId="0000074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“Dus… nau… aath…”</w:t>
      </w:r>
    </w:p>
    <w:p w:rsidR="00000000" w:rsidDel="00000000" w:rsidP="00000000" w:rsidRDefault="00000000" w:rsidRPr="00000000" w14:paraId="0000074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rapid cuts:</w:t>
      </w:r>
    </w:p>
    <w:p w:rsidR="00000000" w:rsidDel="00000000" w:rsidP="00000000" w:rsidRDefault="00000000" w:rsidRPr="00000000" w14:paraId="0000074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ke trembling lips.</w:t>
      </w:r>
    </w:p>
    <w:p w:rsidR="00000000" w:rsidDel="00000000" w:rsidP="00000000" w:rsidRDefault="00000000" w:rsidRPr="00000000" w14:paraId="0000075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silent, eyes steady.</w:t>
      </w:r>
    </w:p>
    <w:p w:rsidR="00000000" w:rsidDel="00000000" w:rsidP="00000000" w:rsidRDefault="00000000" w:rsidRPr="00000000" w14:paraId="0000075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finger trigger pe tight hota hua.</w:t>
      </w:r>
    </w:p>
    <w:p w:rsidR="00000000" w:rsidDel="00000000" w:rsidP="00000000" w:rsidRDefault="00000000" w:rsidRPr="00000000" w14:paraId="0000075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On “Saat…” screen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t>
      </w:r>
    </w:p>
    <w:p w:rsidR="00000000" w:rsidDel="00000000" w:rsidP="00000000" w:rsidRDefault="00000000" w:rsidRPr="00000000" w14:paraId="0000075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Orchestra blast + gun cocking echo</w:t>
      </w:r>
    </w:p>
    <w:p w:rsidR="00000000" w:rsidDel="00000000" w:rsidP="00000000" w:rsidRDefault="00000000" w:rsidRPr="00000000" w14:paraId="0000075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“Kya Rhea papers ki asli jagah bata degi… ya game khatam hoga Aryan ki zindagi se?”</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5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5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5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5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5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5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5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5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5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6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6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6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6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6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6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6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6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68">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46"/>
              <w:szCs w:val="46"/>
            </w:rPr>
          </w:rPrChange>
        </w:rPr>
      </w:pPr>
      <w:bookmarkStart w:colFirst="0" w:colLast="0" w:name="_tm8587z8v5vg" w:id="105"/>
      <w:bookmarkEnd w:id="105"/>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46"/>
              <w:szCs w:val="46"/>
            </w:rPr>
          </w:rPrChange>
        </w:rPr>
        <w:t xml:space="preserve">EPISODE 53</w:t>
      </w:r>
    </w:p>
    <w:p w:rsidR="00000000" w:rsidDel="00000000" w:rsidP="00000000" w:rsidRDefault="00000000" w:rsidRPr="00000000" w14:paraId="0000076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Raghubeer’s Hideout – Dead of Night</w:t>
      </w:r>
    </w:p>
    <w:p w:rsidR="00000000" w:rsidDel="00000000" w:rsidP="00000000" w:rsidRDefault="00000000" w:rsidRPr="00000000" w14:paraId="0000076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r>
    </w:p>
    <w:p w:rsidR="00000000" w:rsidDel="00000000" w:rsidP="00000000" w:rsidRDefault="00000000" w:rsidRPr="00000000" w14:paraId="0000076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countdown shuru karta hai (Ep 56).</w:t>
      </w:r>
    </w:p>
    <w:p w:rsidR="00000000" w:rsidDel="00000000" w:rsidP="00000000" w:rsidRDefault="00000000" w:rsidRPr="00000000" w14:paraId="0000076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 Aryan ke head pe.</w:t>
      </w:r>
    </w:p>
    <w:p w:rsidR="00000000" w:rsidDel="00000000" w:rsidP="00000000" w:rsidRDefault="00000000" w:rsidRPr="00000000" w14:paraId="0000076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trembling, Raghubeer rage.</w:t>
        <w:br w:type="textWrapping"/>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Heartbeat + sharp violin rise</w:t>
      </w:r>
    </w:p>
    <w:p w:rsidR="00000000" w:rsidDel="00000000" w:rsidP="00000000" w:rsidRDefault="00000000" w:rsidRPr="00000000" w14:paraId="0000076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0">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7ai4q55tyqg2" w:id="106"/>
      <w:bookmarkEnd w:id="10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INT. MAIN HALL – CONTINUOUS]</w:t>
      </w:r>
    </w:p>
    <w:p w:rsidR="00000000" w:rsidDel="00000000" w:rsidP="00000000" w:rsidRDefault="00000000" w:rsidRPr="00000000" w14:paraId="0000077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“Saat…”</w:t>
      </w:r>
    </w:p>
    <w:p w:rsidR="00000000" w:rsidDel="00000000" w:rsidP="00000000" w:rsidRDefault="00000000" w:rsidRPr="00000000" w14:paraId="0000077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Jaise hi agla number bolne wala hota hai —</w:t>
      </w:r>
    </w:p>
    <w:p w:rsidR="00000000" w:rsidDel="00000000" w:rsidP="00000000" w:rsidRDefault="00000000" w:rsidRPr="00000000" w14:paraId="0000077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(ek dum chillate hue, full confidence)</w:t>
        <w:br w:type="textWrapping"/>
        <w:t xml:space="preserve"> “Ruko!!”</w:t>
      </w:r>
    </w:p>
    <w:p w:rsidR="00000000" w:rsidDel="00000000" w:rsidP="00000000" w:rsidRDefault="00000000" w:rsidRPr="00000000" w14:paraId="0000077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Room freeze ho jaata hai. Gun still on Aryan.</w:t>
      </w:r>
    </w:p>
    <w:p w:rsidR="00000000" w:rsidDel="00000000" w:rsidP="00000000" w:rsidRDefault="00000000" w:rsidRPr="00000000" w14:paraId="0000077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ki awaaz ab shaky nahi, steel strong hai.</w:t>
      </w:r>
    </w:p>
    <w:p w:rsidR="00000000" w:rsidDel="00000000" w:rsidP="00000000" w:rsidRDefault="00000000" w:rsidRPr="00000000" w14:paraId="0000077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(cold, fearless)</w:t>
        <w:br w:type="textWrapping"/>
        <w:t xml:space="preserve"> “Papers… kabhi is ghar se bahar gaye hi nahi.”</w:t>
      </w:r>
    </w:p>
    <w:p w:rsidR="00000000" w:rsidDel="00000000" w:rsidP="00000000" w:rsidRDefault="00000000" w:rsidRPr="00000000" w14:paraId="0000077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tight on Raghubeer ka stunned face.</w:t>
      </w:r>
    </w:p>
    <w:p w:rsidR="00000000" w:rsidDel="00000000" w:rsidP="00000000" w:rsidRDefault="00000000" w:rsidRPr="00000000" w14:paraId="0000077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(smirking, controlled)</w:t>
        <w:br w:type="textWrapping"/>
        <w:t xml:space="preserve"> “Woh isi mansion me chhupe hain… dhundh sako to dhundh lo. Lekin… jab tak mere haath me 30 crore nahi aate, unki asli jagah tumhe kabhi nahi milegi.”</w:t>
      </w:r>
    </w:p>
    <w:p w:rsidR="00000000" w:rsidDel="00000000" w:rsidP="00000000" w:rsidRDefault="00000000" w:rsidRPr="00000000" w14:paraId="0000077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A">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y3msgp82fvep" w:id="107"/>
      <w:bookmarkEnd w:id="10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REACTIONS]</w:t>
      </w:r>
    </w:p>
    <w:p w:rsidR="00000000" w:rsidDel="00000000" w:rsidP="00000000" w:rsidRDefault="00000000" w:rsidRPr="00000000" w14:paraId="0000077B">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Gunde ek dusre ko shock me dekhte hain: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“Ghar ke andar?!”</w:t>
      </w:r>
    </w:p>
    <w:p w:rsidR="00000000" w:rsidDel="00000000" w:rsidP="00000000" w:rsidRDefault="00000000" w:rsidRPr="00000000" w14:paraId="0000077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gun thoda neeche hota hai, par uska face aur zyada dangerous lagta hai.</w:t>
      </w:r>
    </w:p>
    <w:p w:rsidR="00000000" w:rsidDel="00000000" w:rsidP="00000000" w:rsidRDefault="00000000" w:rsidRPr="00000000" w14:paraId="0000077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still silent, par aankhon me ek chhota sa proud spark.</w:t>
      </w:r>
    </w:p>
    <w:p w:rsidR="00000000" w:rsidDel="00000000" w:rsidP="00000000" w:rsidRDefault="00000000" w:rsidRPr="00000000" w14:paraId="0000077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F">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j9rqwwedbuei" w:id="108"/>
      <w:bookmarkEnd w:id="10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DRAMA HEIGHT]</w:t>
      </w:r>
    </w:p>
    <w:p w:rsidR="00000000" w:rsidDel="00000000" w:rsidP="00000000" w:rsidRDefault="00000000" w:rsidRPr="00000000" w14:paraId="0000078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(slow clap, mock anger ke saath)</w:t>
        <w:br w:type="textWrapping"/>
        <w:t xml:space="preserve"> “Shabaash, Rhea. Tumne mujhe surprise kiya…</w:t>
      </w:r>
    </w:p>
    <w:p w:rsidR="00000000" w:rsidDel="00000000" w:rsidP="00000000" w:rsidRDefault="00000000" w:rsidRPr="00000000" w14:paraId="0000078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chair se uthta hai, ek ek step Rhea ki taraf.</w:t>
      </w:r>
    </w:p>
    <w:p w:rsidR="00000000" w:rsidDel="00000000" w:rsidP="00000000" w:rsidRDefault="00000000" w:rsidRPr="00000000" w14:paraId="0000078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(low, threatening)</w:t>
        <w:br w:type="textWrapping"/>
        <w:t xml:space="preserve"> “Agar mujhe papers is ghar se nahi mile, to ab tum donon ki laash ,, is mension se bahar jayegi….”</w:t>
      </w:r>
    </w:p>
    <w:p w:rsidR="00000000" w:rsidDel="00000000" w:rsidP="00000000" w:rsidRDefault="00000000" w:rsidRPr="00000000" w14:paraId="00000783">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Heavy heartbeat + distant thunder</w:t>
      </w:r>
    </w:p>
    <w:p w:rsidR="00000000" w:rsidDel="00000000" w:rsidP="00000000" w:rsidRDefault="00000000" w:rsidRPr="00000000" w14:paraId="0000078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5">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rz80uu6ig7we" w:id="109"/>
      <w:bookmarkEnd w:id="10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CLIFFHANGER]</w:t>
      </w:r>
    </w:p>
    <w:p w:rsidR="00000000" w:rsidDel="00000000" w:rsidP="00000000" w:rsidRDefault="00000000" w:rsidRPr="00000000" w14:paraId="0000078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moves around:</w:t>
      </w:r>
    </w:p>
    <w:p w:rsidR="00000000" w:rsidDel="00000000" w:rsidP="00000000" w:rsidRDefault="00000000" w:rsidRPr="00000000" w14:paraId="0000078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fearless expression.</w:t>
      </w:r>
    </w:p>
    <w:p w:rsidR="00000000" w:rsidDel="00000000" w:rsidP="00000000" w:rsidRDefault="00000000" w:rsidRPr="00000000" w14:paraId="0000078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Raghubeer’s eyes burning rage.</w:t>
      </w:r>
    </w:p>
    <w:p w:rsidR="00000000" w:rsidDel="00000000" w:rsidP="00000000" w:rsidRDefault="00000000" w:rsidRPr="00000000" w14:paraId="0000078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silent, par Rhea ki har baat pe focus.</w:t>
      </w:r>
    </w:p>
    <w:p w:rsidR="00000000" w:rsidDel="00000000" w:rsidP="00000000" w:rsidRDefault="00000000" w:rsidRPr="00000000" w14:paraId="0000078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Suddenly — Raghubeer apne gundon ko signal deta hai.</w:t>
      </w:r>
    </w:p>
    <w:p w:rsidR="00000000" w:rsidDel="00000000" w:rsidP="00000000" w:rsidRDefault="00000000" w:rsidRPr="00000000" w14:paraId="0000078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(shouting)</w:t>
        <w:br w:type="textWrapping"/>
        <w:t xml:space="preserve"> “Har kone, har diwar, har floor khol do! Mujhe papers chahiye… abhi!”</w:t>
      </w:r>
    </w:p>
    <w:p w:rsidR="00000000" w:rsidDel="00000000" w:rsidP="00000000" w:rsidRDefault="00000000" w:rsidRPr="00000000" w14:paraId="0000078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Gunde daud kar nikal jaate hain, mansion me search shuru hota hai.</w:t>
      </w:r>
    </w:p>
    <w:p w:rsidR="00000000" w:rsidDel="00000000" w:rsidP="00000000" w:rsidRDefault="00000000" w:rsidRPr="00000000" w14:paraId="0000078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Rhea ke face par — slight victorious smirk.</w:t>
      </w:r>
    </w:p>
    <w:p w:rsidR="00000000" w:rsidDel="00000000" w:rsidP="00000000" w:rsidRDefault="00000000" w:rsidRPr="00000000" w14:paraId="0000078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8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“Rhea ne khol diya pehla twist — papers isi mansion me hain. Lekin kya ye sach hai… ya ek aur chaal?”</w:t>
      </w:r>
    </w:p>
    <w:p w:rsidR="00000000" w:rsidDel="00000000" w:rsidP="00000000" w:rsidRDefault="00000000" w:rsidRPr="00000000" w14:paraId="0000079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9B">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46"/>
              <w:szCs w:val="46"/>
            </w:rPr>
          </w:rPrChange>
        </w:rPr>
      </w:pPr>
      <w:bookmarkStart w:colFirst="0" w:colLast="0" w:name="_5aqcvnqyxqk3" w:id="110"/>
      <w:bookmarkEnd w:id="11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46"/>
              <w:szCs w:val="46"/>
            </w:rPr>
          </w:rPrChange>
        </w:rPr>
        <w:t xml:space="preserve">EPISODE 54</w:t>
      </w:r>
    </w:p>
    <w:p w:rsidR="00000000" w:rsidDel="00000000" w:rsidP="00000000" w:rsidRDefault="00000000" w:rsidRPr="00000000" w14:paraId="0000079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Raghubeer’s Hideout – Stormy Night</w:t>
      </w:r>
    </w:p>
    <w:p w:rsidR="00000000" w:rsidDel="00000000" w:rsidP="00000000" w:rsidRDefault="00000000" w:rsidRPr="00000000" w14:paraId="0000079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r>
    </w:p>
    <w:p w:rsidR="00000000" w:rsidDel="00000000" w:rsidP="00000000" w:rsidRDefault="00000000" w:rsidRPr="00000000" w14:paraId="0000079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ne bola papers mansion ke andar hi hain</w:t>
      </w:r>
    </w:p>
    <w:p w:rsidR="00000000" w:rsidDel="00000000" w:rsidP="00000000" w:rsidRDefault="00000000" w:rsidRPr="00000000" w14:paraId="000007A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Gunde mansion search karte hain.</w:t>
      </w:r>
    </w:p>
    <w:p w:rsidR="00000000" w:rsidDel="00000000" w:rsidP="00000000" w:rsidRDefault="00000000" w:rsidRPr="00000000" w14:paraId="000007A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smirk karti hai: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“Game shuru tumne kiya tha… khatam main karungi.”</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Thunder crack + ticking clock sound</w:t>
      </w:r>
    </w:p>
    <w:p w:rsidR="00000000" w:rsidDel="00000000" w:rsidP="00000000" w:rsidRDefault="00000000" w:rsidRPr="00000000" w14:paraId="000007A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shvwbfgjc8pb" w:id="111"/>
      <w:bookmarkEnd w:id="11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INT. MAIN HALL – FEW MINUTES LATER]</w:t>
      </w:r>
    </w:p>
    <w:p w:rsidR="00000000" w:rsidDel="00000000" w:rsidP="00000000" w:rsidRDefault="00000000" w:rsidRPr="00000000" w14:paraId="000007A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wide: Gunde ek ek karke wapas hall me laut rahe hain, thake hue.</w:t>
        <w:br w:type="textWrapping"/>
        <w:t xml:space="preserve"> Ek gunda ghabrakar bolta hai:</w:t>
      </w:r>
    </w:p>
    <w:p w:rsidR="00000000" w:rsidDel="00000000" w:rsidP="00000000" w:rsidRDefault="00000000" w:rsidRPr="00000000" w14:paraId="000007A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Gunda 1</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“Boss… poore ghar ka chappa chappa dekh liya… kuch nahi mila.”</w:t>
      </w:r>
    </w:p>
    <w:p w:rsidR="00000000" w:rsidDel="00000000" w:rsidP="00000000" w:rsidRDefault="00000000" w:rsidRPr="00000000" w14:paraId="000007A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Doosra gunda head shake karta hai: “Bilkul kuch bhi nahi, papers gayab hain.”</w:t>
      </w:r>
    </w:p>
    <w:p w:rsidR="00000000" w:rsidDel="00000000" w:rsidP="00000000" w:rsidRDefault="00000000" w:rsidRPr="00000000" w14:paraId="000007A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Silence. Sirf fan ki creak aur baarish ki boondein.</w:t>
      </w:r>
    </w:p>
    <w:p w:rsidR="00000000" w:rsidDel="00000000" w:rsidP="00000000" w:rsidRDefault="00000000" w:rsidRPr="00000000" w14:paraId="000007A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tight: Raghubeer ka face kaafi seconds tak stone cold.</w:t>
        <w:br w:type="textWrapping"/>
        <w:t xml:space="preserve"> Phir dheere se woh Aryan ke taraf apna pistol uthata hai.</w:t>
      </w:r>
    </w:p>
    <w:p w:rsidR="00000000" w:rsidDel="00000000" w:rsidP="00000000" w:rsidRDefault="00000000" w:rsidRPr="00000000" w14:paraId="000007A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A">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iz4hfkbnu1gf" w:id="112"/>
      <w:bookmarkEnd w:id="11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DEADLY COUNTDOWN]</w:t>
      </w:r>
    </w:p>
    <w:p w:rsidR="00000000" w:rsidDel="00000000" w:rsidP="00000000" w:rsidRDefault="00000000" w:rsidRPr="00000000" w14:paraId="000007A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(low growl, rage control karte hue)</w:t>
        <w:br w:type="textWrapping"/>
        <w:t xml:space="preserve"> “Rhea… tum mujhe bewakoof bana rahi ho.”</w:t>
      </w:r>
    </w:p>
    <w:p w:rsidR="00000000" w:rsidDel="00000000" w:rsidP="00000000" w:rsidRDefault="00000000" w:rsidRPr="00000000" w14:paraId="000007A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 Aryan ke forehead pe aur tight hota hai.</w:t>
      </w:r>
    </w:p>
    <w:p w:rsidR="00000000" w:rsidDel="00000000" w:rsidP="00000000" w:rsidRDefault="00000000" w:rsidRPr="00000000" w14:paraId="000007A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(loud, thundering)</w:t>
        <w:br w:type="textWrapping"/>
        <w:t xml:space="preserve"> “3…”</w:t>
      </w:r>
    </w:p>
    <w:p w:rsidR="00000000" w:rsidDel="00000000" w:rsidP="00000000" w:rsidRDefault="00000000" w:rsidRPr="00000000" w14:paraId="000007A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cut: Rhea ke aansu ready, lips trembling.</w:t>
      </w:r>
    </w:p>
    <w:p w:rsidR="00000000" w:rsidDel="00000000" w:rsidP="00000000" w:rsidRDefault="00000000" w:rsidRPr="00000000" w14:paraId="000007A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“2…”</w:t>
      </w:r>
    </w:p>
    <w:p w:rsidR="00000000" w:rsidDel="00000000" w:rsidP="00000000" w:rsidRDefault="00000000" w:rsidRPr="00000000" w14:paraId="000007B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still silent, par aankhen Rhea par tikki hain — jaise keh raha ho “Himmat mat todna.”</w:t>
      </w:r>
    </w:p>
    <w:p w:rsidR="00000000" w:rsidDel="00000000" w:rsidP="00000000" w:rsidRDefault="00000000" w:rsidRPr="00000000" w14:paraId="000007B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(teary, whisper)</w:t>
        <w:br w:type="textWrapping"/>
        <w:t xml:space="preserve"> “Nahi…”</w:t>
      </w:r>
    </w:p>
    <w:p w:rsidR="00000000" w:rsidDel="00000000" w:rsidP="00000000" w:rsidRDefault="00000000" w:rsidRPr="00000000" w14:paraId="000007B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(snarling)</w:t>
        <w:br w:type="textWrapping"/>
        <w:t xml:space="preserve"> “1—”</w:t>
      </w:r>
    </w:p>
    <w:p w:rsidR="00000000" w:rsidDel="00000000" w:rsidP="00000000" w:rsidRDefault="00000000" w:rsidRPr="00000000" w14:paraId="000007B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uhlf1xo2p9ap" w:id="113"/>
      <w:bookmarkEnd w:id="11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THE CONFESSION]</w:t>
      </w:r>
    </w:p>
    <w:p w:rsidR="00000000" w:rsidDel="00000000" w:rsidP="00000000" w:rsidRDefault="00000000" w:rsidRPr="00000000" w14:paraId="000007B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GUNSHOT sound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almost ready to fire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 ussi pal Rhea chillati hai:</w:t>
      </w:r>
    </w:p>
    <w:p w:rsidR="00000000" w:rsidDel="00000000" w:rsidP="00000000" w:rsidRDefault="00000000" w:rsidRPr="00000000" w14:paraId="000007B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(loud)</w:t>
        <w:br w:type="textWrapping"/>
        <w:t xml:space="preserve"> “Ruko!! Main batati hoon!!”</w:t>
      </w:r>
    </w:p>
    <w:p w:rsidR="00000000" w:rsidDel="00000000" w:rsidP="00000000" w:rsidRDefault="00000000" w:rsidRPr="00000000" w14:paraId="000007B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zoom-in: Raghubeer ka finger trigger pe freeze hota hai.</w:t>
      </w:r>
    </w:p>
    <w:p w:rsidR="00000000" w:rsidDel="00000000" w:rsidP="00000000" w:rsidRDefault="00000000" w:rsidRPr="00000000" w14:paraId="000007B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heavy breaths ke saath bolti hai:</w:t>
      </w:r>
    </w:p>
    <w:p w:rsidR="00000000" w:rsidDel="00000000" w:rsidP="00000000" w:rsidRDefault="00000000" w:rsidRPr="00000000" w14:paraId="000007B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(teeth clenched, fierce)</w:t>
        <w:br w:type="textWrapping"/>
        <w:t xml:space="preserve"> “Papers… mere kamre me… wardrobe ke peeche ek false wall hai. Wahi chhupe hain. Jaake dekh lo.”</w:t>
      </w:r>
    </w:p>
    <w:p w:rsidR="00000000" w:rsidDel="00000000" w:rsidP="00000000" w:rsidRDefault="00000000" w:rsidRPr="00000000" w14:paraId="000007B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Silence. Gunde shock. Aryan stunned.</w:t>
      </w:r>
    </w:p>
    <w:p w:rsidR="00000000" w:rsidDel="00000000" w:rsidP="00000000" w:rsidRDefault="00000000" w:rsidRPr="00000000" w14:paraId="000007B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face dheere se ek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twisted grin</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me badalta hai.</w:t>
      </w:r>
    </w:p>
    <w:p w:rsidR="00000000" w:rsidDel="00000000" w:rsidP="00000000" w:rsidRDefault="00000000" w:rsidRPr="00000000" w14:paraId="000007B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D">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s8yxn3jceba6" w:id="114"/>
      <w:bookmarkEnd w:id="11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CLIFFHANGER]</w:t>
      </w:r>
    </w:p>
    <w:p w:rsidR="00000000" w:rsidDel="00000000" w:rsidP="00000000" w:rsidRDefault="00000000" w:rsidRPr="00000000" w14:paraId="000007B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gundon ko signal deta hai:</w:t>
      </w:r>
    </w:p>
    <w:p w:rsidR="00000000" w:rsidDel="00000000" w:rsidP="00000000" w:rsidRDefault="00000000" w:rsidRPr="00000000" w14:paraId="000007B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“Chalo… wardrobe tod do.”</w:t>
      </w:r>
    </w:p>
    <w:p w:rsidR="00000000" w:rsidDel="00000000" w:rsidP="00000000" w:rsidRDefault="00000000" w:rsidRPr="00000000" w14:paraId="000007C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Gunde daud jaate hain.</w:t>
      </w:r>
    </w:p>
    <w:p w:rsidR="00000000" w:rsidDel="00000000" w:rsidP="00000000" w:rsidRDefault="00000000" w:rsidRPr="00000000" w14:paraId="000007C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cut: Rhea ka close-up — aankhon me aansu, par lips pe ek halka sa mysterious curve… jaise usne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sirf aadha sach</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bola ho.</w:t>
      </w:r>
    </w:p>
    <w:p w:rsidR="00000000" w:rsidDel="00000000" w:rsidP="00000000" w:rsidRDefault="00000000" w:rsidRPr="00000000" w14:paraId="000007C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Orchestra suspense rise</w:t>
      </w:r>
    </w:p>
    <w:p w:rsidR="00000000" w:rsidDel="00000000" w:rsidP="00000000" w:rsidRDefault="00000000" w:rsidRPr="00000000" w14:paraId="000007C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“Rhea ne papers ki jagah batayi… par kya ye asli raaz hai, ya ek aur chaal?”</w:t>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C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C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C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C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C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C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CC">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46"/>
              <w:szCs w:val="46"/>
            </w:rPr>
          </w:rPrChange>
        </w:rPr>
      </w:pPr>
      <w:bookmarkStart w:colFirst="0" w:colLast="0" w:name="_7fbnrbswrx1g" w:id="115"/>
      <w:bookmarkEnd w:id="115"/>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46"/>
              <w:szCs w:val="46"/>
            </w:rPr>
          </w:rPrChange>
        </w:rPr>
        <w:t xml:space="preserve">EPISODE 55</w:t>
      </w:r>
    </w:p>
    <w:p w:rsidR="00000000" w:rsidDel="00000000" w:rsidP="00000000" w:rsidRDefault="00000000" w:rsidRPr="00000000" w14:paraId="000007C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Raghubeer’s Hideout – Night (Thunderstorm outside)</w:t>
      </w:r>
    </w:p>
    <w:p w:rsidR="00000000" w:rsidDel="00000000" w:rsidP="00000000" w:rsidRDefault="00000000" w:rsidRPr="00000000" w14:paraId="000007C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r>
    </w:p>
    <w:p w:rsidR="00000000" w:rsidDel="00000000" w:rsidP="00000000" w:rsidRDefault="00000000" w:rsidRPr="00000000" w14:paraId="000007D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ne papers ka clue diya</w:t>
      </w:r>
    </w:p>
    <w:p w:rsidR="00000000" w:rsidDel="00000000" w:rsidP="00000000" w:rsidRDefault="00000000" w:rsidRPr="00000000" w14:paraId="000007D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Gunde wardrobe todne nikal gaye.</w:t>
      </w:r>
    </w:p>
    <w:p w:rsidR="00000000" w:rsidDel="00000000" w:rsidP="00000000" w:rsidRDefault="00000000" w:rsidRPr="00000000" w14:paraId="000007D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ke lips pe mysterious smile.</w:t>
        <w:br w:type="textWrapping"/>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Suspenseful orchestra</w:t>
      </w:r>
    </w:p>
    <w:p w:rsidR="00000000" w:rsidDel="00000000" w:rsidP="00000000" w:rsidRDefault="00000000" w:rsidRPr="00000000" w14:paraId="000007D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diw25ydbbgqu" w:id="116"/>
      <w:bookmarkEnd w:id="11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INT. MAIN HALL – CONTINUOUS]</w:t>
      </w:r>
    </w:p>
    <w:p w:rsidR="00000000" w:rsidDel="00000000" w:rsidP="00000000" w:rsidRDefault="00000000" w:rsidRPr="00000000" w14:paraId="000007D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Raghubeer Rhea ko ghurta hai.</w:t>
        <w:br w:type="textWrapping"/>
        <w:t xml:space="preserve"> Woh dheere se pistol table par rakhta hai.</w:t>
      </w:r>
    </w:p>
    <w:p w:rsidR="00000000" w:rsidDel="00000000" w:rsidP="00000000" w:rsidRDefault="00000000" w:rsidRPr="00000000" w14:paraId="000007D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(cold, heavy voice)</w:t>
        <w:br w:type="textWrapping"/>
        <w:t xml:space="preserve"> “Tumne papers ki jagah bata di… ab meri baari.”</w:t>
      </w:r>
    </w:p>
    <w:p w:rsidR="00000000" w:rsidDel="00000000" w:rsidP="00000000" w:rsidRDefault="00000000" w:rsidRPr="00000000" w14:paraId="000007D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Pause. Room me sirf thunder ki goonj.</w:t>
      </w:r>
    </w:p>
    <w:p w:rsidR="00000000" w:rsidDel="00000000" w:rsidP="00000000" w:rsidRDefault="00000000" w:rsidRPr="00000000" w14:paraId="000007D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(steady tone, eyes locked on him)</w:t>
        <w:br w:type="textWrapping"/>
        <w:t xml:space="preserve"> “Mujhe… apne 30 crore chahiye. Abhi.”</w:t>
      </w:r>
    </w:p>
    <w:p w:rsidR="00000000" w:rsidDel="00000000" w:rsidP="00000000" w:rsidRDefault="00000000" w:rsidRPr="00000000" w14:paraId="000007D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tight on Aryan — aankhon me shock + concern.</w:t>
      </w:r>
    </w:p>
    <w:p w:rsidR="00000000" w:rsidDel="00000000" w:rsidP="00000000" w:rsidRDefault="00000000" w:rsidRPr="00000000" w14:paraId="000007D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B">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ve1ay6w4uofl" w:id="117"/>
      <w:bookmarkEnd w:id="11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RAGHUBEER’S RESPONSE]</w:t>
      </w:r>
    </w:p>
    <w:p w:rsidR="00000000" w:rsidDel="00000000" w:rsidP="00000000" w:rsidRDefault="00000000" w:rsidRPr="00000000" w14:paraId="000007D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dheere se hamesha wali twisted smile deta hai.</w:t>
        <w:br w:type="textWrapping"/>
        <w:t xml:space="preserve"> Woh ek gunde ko signal karta hai:</w:t>
      </w:r>
    </w:p>
    <w:p w:rsidR="00000000" w:rsidDel="00000000" w:rsidP="00000000" w:rsidRDefault="00000000" w:rsidRPr="00000000" w14:paraId="000007D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“Locker kholo.”</w:t>
      </w:r>
    </w:p>
    <w:p w:rsidR="00000000" w:rsidDel="00000000" w:rsidP="00000000" w:rsidRDefault="00000000" w:rsidRPr="00000000" w14:paraId="000007D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gunda jaake ek hidden iron safe kholta hai.</w:t>
        <w:br w:type="textWrapping"/>
        <w:t xml:space="preserve"> Bundles of cash nikale jaate hain — pura ek bada leather bag.</w:t>
      </w:r>
    </w:p>
    <w:p w:rsidR="00000000" w:rsidDel="00000000" w:rsidP="00000000" w:rsidRDefault="00000000" w:rsidRPr="00000000" w14:paraId="000007D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zoom: 30 crore cash stack — notes glimmer under bulb light.</w:t>
      </w:r>
    </w:p>
    <w:p w:rsidR="00000000" w:rsidDel="00000000" w:rsidP="00000000" w:rsidRDefault="00000000" w:rsidRPr="00000000" w14:paraId="000007E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bag uthakar khud Rhea ke saamne laata hai.</w:t>
      </w:r>
    </w:p>
    <w:p w:rsidR="00000000" w:rsidDel="00000000" w:rsidP="00000000" w:rsidRDefault="00000000" w:rsidRPr="00000000" w14:paraId="000007E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(smooth, dangerous calm)</w:t>
        <w:br w:type="textWrapping"/>
        <w:t xml:space="preserve"> “Main apni baat todta nahi… lekin yaad rakhna Rhea, tumne mujhe ye sab karne ko majboor kiya.</w:t>
      </w:r>
    </w:p>
    <w:p w:rsidR="00000000" w:rsidDel="00000000" w:rsidP="00000000" w:rsidRDefault="00000000" w:rsidRPr="00000000" w14:paraId="000007E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pjitovsaru9g" w:id="118"/>
      <w:bookmarkEnd w:id="11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RHEA’S MOVE]</w:t>
      </w:r>
    </w:p>
    <w:p w:rsidR="00000000" w:rsidDel="00000000" w:rsidP="00000000" w:rsidRDefault="00000000" w:rsidRPr="00000000" w14:paraId="000007E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bag apne haath me leti hai, aankhon me tears of relief.</w:t>
        <w:br w:type="textWrapping"/>
        <w:t xml:space="preserve"> Par uske andar ek aur storm chal raha hai.</w:t>
      </w:r>
    </w:p>
    <w:p w:rsidR="00000000" w:rsidDel="00000000" w:rsidP="00000000" w:rsidRDefault="00000000" w:rsidRPr="00000000" w14:paraId="000007E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(whispering, almost to herself)</w:t>
        <w:br w:type="textWrapping"/>
        <w:t xml:space="preserve"> “Ab game… barabar hua.”</w:t>
      </w:r>
    </w:p>
    <w:p w:rsidR="00000000" w:rsidDel="00000000" w:rsidP="00000000" w:rsidRDefault="00000000" w:rsidRPr="00000000" w14:paraId="000007E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usse dekhta hai — silent communication between them.</w:t>
      </w:r>
    </w:p>
    <w:p w:rsidR="00000000" w:rsidDel="00000000" w:rsidP="00000000" w:rsidRDefault="00000000" w:rsidRPr="00000000" w14:paraId="000007E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8">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p6ggxgugxbk4" w:id="119"/>
      <w:bookmarkEnd w:id="11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CLIFFHANGER]</w:t>
      </w:r>
    </w:p>
    <w:p w:rsidR="00000000" w:rsidDel="00000000" w:rsidP="00000000" w:rsidRDefault="00000000" w:rsidRPr="00000000" w14:paraId="000007E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Suddenly gundon ki awaaz hall me goonjti hai:</w:t>
      </w:r>
    </w:p>
    <w:p w:rsidR="00000000" w:rsidDel="00000000" w:rsidP="00000000" w:rsidRDefault="00000000" w:rsidRPr="00000000" w14:paraId="000007E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Gunda (shouting from distance)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“Boss!! Wardrobe tod diya… aur… yeh dekho!!”</w:t>
      </w:r>
    </w:p>
    <w:p w:rsidR="00000000" w:rsidDel="00000000" w:rsidP="00000000" w:rsidRDefault="00000000" w:rsidRPr="00000000" w14:paraId="000007E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fast pan — gunde haath me ek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brown envelope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leke aa rahe hain.</w:t>
      </w:r>
    </w:p>
    <w:p w:rsidR="00000000" w:rsidDel="00000000" w:rsidP="00000000" w:rsidRDefault="00000000" w:rsidRPr="00000000" w14:paraId="000007E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Close-up on Raghubeer’s smirk widening.</w:t>
        <w:br w:type="textWrapping"/>
        <w:t xml:space="preserve"> Rhea ka face pale ho jaata hai… par ek chhoti si mysterious hint ab bhi uske lips pe hai.</w:t>
      </w:r>
    </w:p>
    <w:p w:rsidR="00000000" w:rsidDel="00000000" w:rsidP="00000000" w:rsidRDefault="00000000" w:rsidRPr="00000000" w14:paraId="000007ED">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Orchestra blast + thunder crack</w:t>
      </w:r>
    </w:p>
    <w:p w:rsidR="00000000" w:rsidDel="00000000" w:rsidP="00000000" w:rsidRDefault="00000000" w:rsidRPr="00000000" w14:paraId="000007E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“Rhea ko mil gaye uske 30 crore… aur Raghubeer ke haath aa gaya ek envelope. Lekin… kya yahi hai asli papers, ya ek aur twist?”</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7FE">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46"/>
              <w:szCs w:val="46"/>
            </w:rPr>
          </w:rPrChange>
        </w:rPr>
      </w:pPr>
      <w:bookmarkStart w:colFirst="0" w:colLast="0" w:name="_j8j8gmpqdymi" w:id="120"/>
      <w:bookmarkEnd w:id="12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46"/>
              <w:szCs w:val="46"/>
            </w:rPr>
          </w:rPrChange>
        </w:rPr>
        <w:t xml:space="preserve">EPISODE 56</w:t>
      </w:r>
    </w:p>
    <w:p w:rsidR="00000000" w:rsidDel="00000000" w:rsidP="00000000" w:rsidRDefault="00000000" w:rsidRPr="00000000" w14:paraId="000007F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Raghubeer’s Hideout – Night (Thunderstorm still raging)</w:t>
      </w:r>
    </w:p>
    <w:p w:rsidR="00000000" w:rsidDel="00000000" w:rsidP="00000000" w:rsidRDefault="00000000" w:rsidRPr="00000000" w14:paraId="0000080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r>
    </w:p>
    <w:p w:rsidR="00000000" w:rsidDel="00000000" w:rsidP="00000000" w:rsidRDefault="00000000" w:rsidRPr="00000000" w14:paraId="0000080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ko mile 30 crore</w:t>
      </w:r>
    </w:p>
    <w:p w:rsidR="00000000" w:rsidDel="00000000" w:rsidP="00000000" w:rsidRDefault="00000000" w:rsidRPr="00000000" w14:paraId="0000080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Wardrobe todne par gundon ko ek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brown envelope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mila.</w:t>
      </w:r>
    </w:p>
    <w:p w:rsidR="00000000" w:rsidDel="00000000" w:rsidP="00000000" w:rsidRDefault="00000000" w:rsidRPr="00000000" w14:paraId="0000080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smirk, Rhea ka pale face + mysterious hint.</w:t>
        <w:br w:type="textWrapping"/>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Thunder crack + heartbeat rise</w:t>
      </w:r>
    </w:p>
    <w:p w:rsidR="00000000" w:rsidDel="00000000" w:rsidP="00000000" w:rsidRDefault="00000000" w:rsidRPr="00000000" w14:paraId="0000080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6">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uyohb2eu7m1g" w:id="121"/>
      <w:bookmarkEnd w:id="12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INT. MAIN HALL – CONTINUOUS]</w:t>
      </w:r>
    </w:p>
    <w:p w:rsidR="00000000" w:rsidDel="00000000" w:rsidP="00000000" w:rsidRDefault="00000000" w:rsidRPr="00000000" w14:paraId="0000080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Raghubeer envelope kholta hai.</w:t>
        <w:br w:type="textWrapping"/>
        <w:t xml:space="preserve"> Papers bundle table par girte hain — clearly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asli property documents</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t>
      </w:r>
    </w:p>
    <w:p w:rsidR="00000000" w:rsidDel="00000000" w:rsidP="00000000" w:rsidRDefault="00000000" w:rsidRPr="00000000" w14:paraId="0000080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Gunde excited:</w:t>
        <w:br w:type="textWrapping"/>
        <w:t xml:space="preserve"> “Boss! Yeh toh original lagte hain!”</w:t>
      </w:r>
    </w:p>
    <w:p w:rsidR="00000000" w:rsidDel="00000000" w:rsidP="00000000" w:rsidRDefault="00000000" w:rsidRPr="00000000" w14:paraId="0000080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ka face victory se chamak uthta hai.</w:t>
      </w:r>
    </w:p>
    <w:p w:rsidR="00000000" w:rsidDel="00000000" w:rsidP="00000000" w:rsidRDefault="00000000" w:rsidRPr="00000000" w14:paraId="0000080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(grinning, loud)</w:t>
        <w:br w:type="textWrapping"/>
        <w:t xml:space="preserve"> “Ab game officially khatam!”</w:t>
      </w:r>
    </w:p>
    <w:p w:rsidR="00000000" w:rsidDel="00000000" w:rsidP="00000000" w:rsidRDefault="00000000" w:rsidRPr="00000000" w14:paraId="0000080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C">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7kn4dt50cnc7" w:id="122"/>
      <w:bookmarkEnd w:id="12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RHEA’S STAND]</w:t>
      </w:r>
    </w:p>
    <w:p w:rsidR="00000000" w:rsidDel="00000000" w:rsidP="00000000" w:rsidRDefault="00000000" w:rsidRPr="00000000" w14:paraId="0000080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bag of cash apne paas rakhti hai.</w:t>
        <w:br w:type="textWrapping"/>
        <w:t xml:space="preserve"> Uski aankhon me ab darr nahi, sirf determination.</w:t>
      </w:r>
    </w:p>
    <w:p w:rsidR="00000000" w:rsidDel="00000000" w:rsidP="00000000" w:rsidRDefault="00000000" w:rsidRPr="00000000" w14:paraId="0000080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Raghubeer ke saamne seedhi khadi hoti hai.</w:t>
        <w:br w:type="textWrapping"/>
        <w:t xml:space="preserve"> Camera tight on her face — tears of anger + steel resolve.</w:t>
      </w:r>
    </w:p>
    <w:p w:rsidR="00000000" w:rsidDel="00000000" w:rsidP="00000000" w:rsidRDefault="00000000" w:rsidRPr="00000000" w14:paraId="0000080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(cold, fearless)</w:t>
        <w:br w:type="textWrapping"/>
        <w:t xml:space="preserve"> “Sun lo, Raghubeer. Aaj ke baad… tum mujhe ya Aryan ko kabhi preshan nahi karoge.”</w:t>
      </w:r>
    </w:p>
    <w:p w:rsidR="00000000" w:rsidDel="00000000" w:rsidP="00000000" w:rsidRDefault="00000000" w:rsidRPr="00000000" w14:paraId="0000081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Pause. Room silent. Sirf thunder ki awaaz.</w:t>
      </w:r>
    </w:p>
    <w:p w:rsidR="00000000" w:rsidDel="00000000" w:rsidP="00000000" w:rsidRDefault="00000000" w:rsidRPr="00000000" w14:paraId="0000081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(zordar awaaz, pointing finger)</w:t>
        <w:br w:type="textWrapping"/>
        <w:t xml:space="preserve"> “Tumhe papers mil gaye, mujhe apna haq. Lekin ek baat yaad rakhna — agar tumne apni hadh phir todhi… toh main wohh Rhea nahi rahungi jise tum jante ho.”</w:t>
      </w:r>
    </w:p>
    <w:p w:rsidR="00000000" w:rsidDel="00000000" w:rsidP="00000000" w:rsidRDefault="00000000" w:rsidRPr="00000000" w14:paraId="0000081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ua3nwaw7ro0c" w:id="123"/>
      <w:bookmarkEnd w:id="12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RAGHUBEER’S RESPONSE]</w:t>
      </w:r>
    </w:p>
    <w:p w:rsidR="00000000" w:rsidDel="00000000" w:rsidP="00000000" w:rsidRDefault="00000000" w:rsidRPr="00000000" w14:paraId="0000081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Raghubeer ki aankhen Rhea pe tikki hain.</w:t>
        <w:br w:type="textWrapping"/>
        <w:t xml:space="preserve"> Ek pal ke liye hall me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pin-drop silence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t>
      </w:r>
    </w:p>
    <w:p w:rsidR="00000000" w:rsidDel="00000000" w:rsidP="00000000" w:rsidRDefault="00000000" w:rsidRPr="00000000" w14:paraId="0000081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Phir woh dheere se hansi nikalta hai — ek dark chuckle.</w:t>
      </w:r>
    </w:p>
    <w:p w:rsidR="00000000" w:rsidDel="00000000" w:rsidP="00000000" w:rsidRDefault="00000000" w:rsidRPr="00000000" w14:paraId="0000081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(smirking, low)</w:t>
        <w:br w:type="textWrapping"/>
        <w:t xml:space="preserve"> “Tumhari himmat ka jawab nahi, Rhea. Aaj… tumne mujhe hara diya.”</w:t>
      </w:r>
    </w:p>
    <w:p w:rsidR="00000000" w:rsidDel="00000000" w:rsidP="00000000" w:rsidRDefault="00000000" w:rsidRPr="00000000" w14:paraId="0000081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papers apne gunde ko deta hai aur Rhea ke paas ek kadam aata hai.</w:t>
      </w:r>
    </w:p>
    <w:p w:rsidR="00000000" w:rsidDel="00000000" w:rsidP="00000000" w:rsidRDefault="00000000" w:rsidRPr="00000000" w14:paraId="0000081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(smooth but dangerous)</w:t>
        <w:br w:type="textWrapping"/>
        <w:t xml:space="preserve"> “Ja rahi ho… jao. Lekin ek baat tumhe bhi yaad rakhni hogi — Raghubeer apna shikar kabhi nahi bhulta.”</w:t>
      </w:r>
    </w:p>
    <w:p w:rsidR="00000000" w:rsidDel="00000000" w:rsidP="00000000" w:rsidRDefault="00000000" w:rsidRPr="00000000" w14:paraId="0000081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on Aryan — gussa + concern dono.</w:t>
      </w:r>
    </w:p>
    <w:p w:rsidR="00000000" w:rsidDel="00000000" w:rsidP="00000000" w:rsidRDefault="00000000" w:rsidRPr="00000000" w14:paraId="0000081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B">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pkdw54xd7j0c" w:id="124"/>
      <w:bookmarkEnd w:id="12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POWERFUL EXIT / CLIFFHANGER]</w:t>
      </w:r>
    </w:p>
    <w:p w:rsidR="00000000" w:rsidDel="00000000" w:rsidP="00000000" w:rsidRDefault="00000000" w:rsidRPr="00000000" w14:paraId="0000081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Aryan ka haath pakadti hai.</w:t>
        <w:br w:type="textWrapping"/>
        <w:t xml:space="preserve"> Cash bag tight apne shoulder par.</w:t>
      </w:r>
    </w:p>
    <w:p w:rsidR="00000000" w:rsidDel="00000000" w:rsidP="00000000" w:rsidRDefault="00000000" w:rsidRPr="00000000" w14:paraId="0000081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Raghubeer ki aankhon me dekh kar kehti hai:</w:t>
      </w:r>
    </w:p>
    <w:p w:rsidR="00000000" w:rsidDel="00000000" w:rsidP="00000000" w:rsidRDefault="00000000" w:rsidRPr="00000000" w14:paraId="0000081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(deadly calm)</w:t>
        <w:br w:type="textWrapping"/>
        <w:t xml:space="preserve"> “Yeh tumhari warning thi. Mera jawab… tumhe waqt dega.”</w:t>
      </w:r>
    </w:p>
    <w:p w:rsidR="00000000" w:rsidDel="00000000" w:rsidP="00000000" w:rsidRDefault="00000000" w:rsidRPr="00000000" w14:paraId="0000081F">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Thunder blast + slow drum beats</w:t>
      </w:r>
    </w:p>
    <w:p w:rsidR="00000000" w:rsidDel="00000000" w:rsidP="00000000" w:rsidRDefault="00000000" w:rsidRPr="00000000" w14:paraId="0000082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slow-motion:</w:t>
      </w:r>
    </w:p>
    <w:p w:rsidR="00000000" w:rsidDel="00000000" w:rsidP="00000000" w:rsidRDefault="00000000" w:rsidRPr="00000000" w14:paraId="0000082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aur Aryan darwaze ki taraf nikalte hain.</w:t>
      </w:r>
    </w:p>
    <w:p w:rsidR="00000000" w:rsidDel="00000000" w:rsidP="00000000" w:rsidRDefault="00000000" w:rsidRPr="00000000" w14:paraId="0000082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unhe jaata dekh kar apni chair me baith jaata hai — smile fade hote hue, aankhon me ek aur plan jalta hua.</w:t>
      </w:r>
    </w:p>
    <w:p w:rsidR="00000000" w:rsidDel="00000000" w:rsidP="00000000" w:rsidRDefault="00000000" w:rsidRPr="00000000" w14:paraId="0000082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“Rhea ne apna haq le liya… Raghubeer ko warning bhi de di. Lekin kya yeh sach me aakhri mulaqat thi… ya ek aur andhi raat ka shuruat?”</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2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2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2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2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2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2B">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46"/>
              <w:szCs w:val="46"/>
            </w:rPr>
          </w:rPrChange>
        </w:rPr>
      </w:pPr>
      <w:bookmarkStart w:colFirst="0" w:colLast="0" w:name="_5hukgt5pnmay" w:id="125"/>
      <w:bookmarkEnd w:id="125"/>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46"/>
              <w:szCs w:val="46"/>
            </w:rPr>
          </w:rPrChange>
        </w:rPr>
        <w:t xml:space="preserve">EPISODE 57</w:t>
      </w:r>
    </w:p>
    <w:p w:rsidR="00000000" w:rsidDel="00000000" w:rsidP="00000000" w:rsidRDefault="00000000" w:rsidRPr="00000000" w14:paraId="0000082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Location: Raghubeer’s Mansion Gate – Raat ka samay, tez baarish, storm abhi bhi hai</w:t>
      </w:r>
    </w:p>
    <w:p w:rsidR="00000000" w:rsidDel="00000000" w:rsidP="00000000" w:rsidRDefault="00000000" w:rsidRPr="00000000" w14:paraId="0000082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r>
    </w:p>
    <w:p w:rsidR="00000000" w:rsidDel="00000000" w:rsidP="00000000" w:rsidRDefault="00000000" w:rsidRPr="00000000" w14:paraId="0000082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ne 30 crore le liye</w:t>
      </w:r>
    </w:p>
    <w:p w:rsidR="00000000" w:rsidDel="00000000" w:rsidP="00000000" w:rsidRDefault="00000000" w:rsidRPr="00000000" w14:paraId="0000083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ko papers mil gaye.</w:t>
      </w:r>
    </w:p>
    <w:p w:rsidR="00000000" w:rsidDel="00000000" w:rsidP="00000000" w:rsidRDefault="00000000" w:rsidRPr="00000000" w14:paraId="0000083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ne usse seedha warning di.</w:t>
      </w:r>
    </w:p>
    <w:p w:rsidR="00000000" w:rsidDel="00000000" w:rsidP="00000000" w:rsidRDefault="00000000" w:rsidRPr="00000000" w14:paraId="0000083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Aryan-Rhea ne exit liya stormy night me.</w:t>
        <w:br w:type="textWrapping"/>
        <w:t xml:space="preserve">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Thunder crack + slow drum beats</w:t>
      </w:r>
    </w:p>
    <w:p w:rsidR="00000000" w:rsidDel="00000000" w:rsidP="00000000" w:rsidRDefault="00000000" w:rsidRPr="00000000" w14:paraId="0000083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k6317xypvu3c" w:id="126"/>
      <w:bookmarkEnd w:id="12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EXT. MANSION GATES – NIGHT]</w:t>
      </w:r>
    </w:p>
    <w:p w:rsidR="00000000" w:rsidDel="00000000" w:rsidP="00000000" w:rsidRDefault="00000000" w:rsidRPr="00000000" w14:paraId="0000083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Heavy rain, lightning flash.</w:t>
        <w:br w:type="textWrapping"/>
        <w:t xml:space="preserve"> Rhea aur Aryan gate se bahar nikalte hain — Rhea ke shoulder par cash ka bag, Aryan uski protection me saath.</w:t>
      </w:r>
    </w:p>
    <w:p w:rsidR="00000000" w:rsidDel="00000000" w:rsidP="00000000" w:rsidRDefault="00000000" w:rsidRPr="00000000" w14:paraId="0000083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Gate khulne ki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creak</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sound dramatic lagti hai.</w:t>
      </w:r>
    </w:p>
    <w:p w:rsidR="00000000" w:rsidDel="00000000" w:rsidP="00000000" w:rsidRDefault="00000000" w:rsidRPr="00000000" w14:paraId="0000083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Aryan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(soft tone, walking beside her)</w:t>
        <w:br w:type="textWrapping"/>
        <w:t xml:space="preserve"> “Tumne joh kiya… uske liye himmat chahiye, Rhea.”</w:t>
      </w:r>
    </w:p>
    <w:p w:rsidR="00000000" w:rsidDel="00000000" w:rsidP="00000000" w:rsidRDefault="00000000" w:rsidRPr="00000000" w14:paraId="0000083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ek pal ke liye rukti hai, Aryan ki taraf dekhti hai.</w:t>
      </w:r>
    </w:p>
    <w:p w:rsidR="00000000" w:rsidDel="00000000" w:rsidP="00000000" w:rsidRDefault="00000000" w:rsidRPr="00000000" w14:paraId="0000083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(thick voice, mixed with tears &amp; relief)</w:t>
        <w:br w:type="textWrapping"/>
        <w:t xml:space="preserve"> “Himmat nahi, majboori thi. Agar aaj maine mooh nahi khola hota… toh shayad tum…”</w:t>
        <w:br w:type="textWrapping"/>
        <w:t xml:space="preserve"> (Pause, she can’t finish the sentence)</w:t>
      </w:r>
    </w:p>
    <w:p w:rsidR="00000000" w:rsidDel="00000000" w:rsidP="00000000" w:rsidRDefault="00000000" w:rsidRPr="00000000" w14:paraId="0000083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uska haath squeeze karta hai — silent reassurance.</w:t>
      </w:r>
    </w:p>
    <w:p w:rsidR="00000000" w:rsidDel="00000000" w:rsidP="00000000" w:rsidRDefault="00000000" w:rsidRPr="00000000" w14:paraId="0000083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C">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j1p5sg9vt9pk" w:id="127"/>
      <w:bookmarkEnd w:id="12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THEIR SILENT ESCAPE]</w:t>
      </w:r>
    </w:p>
    <w:p w:rsidR="00000000" w:rsidDel="00000000" w:rsidP="00000000" w:rsidRDefault="00000000" w:rsidRPr="00000000" w14:paraId="0000083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 pan:</w:t>
      </w:r>
    </w:p>
    <w:p w:rsidR="00000000" w:rsidDel="00000000" w:rsidP="00000000" w:rsidRDefault="00000000" w:rsidRPr="00000000" w14:paraId="0000083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Tez hawa, baarish unke chehre pe lag rahi hai.</w:t>
      </w:r>
    </w:p>
    <w:p w:rsidR="00000000" w:rsidDel="00000000" w:rsidP="00000000" w:rsidRDefault="00000000" w:rsidRPr="00000000" w14:paraId="0000083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Dono ek gaadi ki taraf badhte hain joh pehle se ready khadi hai.</w:t>
      </w:r>
    </w:p>
    <w:p w:rsidR="00000000" w:rsidDel="00000000" w:rsidP="00000000" w:rsidRDefault="00000000" w:rsidRPr="00000000" w14:paraId="0000084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me sirf baarish + thunder.</w:t>
        <w:br w:type="textWrapping"/>
        <w:t xml:space="preserve"> No dialogues, sirf silence aur unke expressions.</w:t>
      </w:r>
    </w:p>
    <w:p w:rsidR="00000000" w:rsidDel="00000000" w:rsidP="00000000" w:rsidRDefault="00000000" w:rsidRPr="00000000" w14:paraId="0000084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door slam hota hai.</w:t>
        <w:br w:type="textWrapping"/>
        <w:t xml:space="preserve"> Engine start. Headlights rain ko cut karti hain.</w:t>
      </w:r>
    </w:p>
    <w:p w:rsidR="00000000" w:rsidDel="00000000" w:rsidP="00000000" w:rsidRDefault="00000000" w:rsidRPr="00000000" w14:paraId="0000084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ej3yz8h5n213" w:id="128"/>
      <w:bookmarkEnd w:id="12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THE EMOTIONAL MOMENT]</w:t>
      </w:r>
    </w:p>
    <w:p w:rsidR="00000000" w:rsidDel="00000000" w:rsidP="00000000" w:rsidRDefault="00000000" w:rsidRPr="00000000" w14:paraId="0000084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ke andar:</w:t>
        <w:br w:type="textWrapping"/>
        <w:t xml:space="preserve"> Rhea bag ko apni god me tight hug karke baithi hai.</w:t>
      </w:r>
    </w:p>
    <w:p w:rsidR="00000000" w:rsidDel="00000000" w:rsidP="00000000" w:rsidRDefault="00000000" w:rsidRPr="00000000" w14:paraId="0000084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Aryan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(glancing at her while driving)</w:t>
        <w:br w:type="textWrapping"/>
        <w:t xml:space="preserve"> “Ab sab khatam ho gaya, Rhea. Tumne apna haq le liya.”</w:t>
      </w:r>
    </w:p>
    <w:p w:rsidR="00000000" w:rsidDel="00000000" w:rsidP="00000000" w:rsidRDefault="00000000" w:rsidRPr="00000000" w14:paraId="0000084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dheere se uski taraf dekhti hai — aankhon me aansu, par lips pe ek faint smile.</w:t>
      </w:r>
    </w:p>
    <w:p w:rsidR="00000000" w:rsidDel="00000000" w:rsidP="00000000" w:rsidRDefault="00000000" w:rsidRPr="00000000" w14:paraId="0000084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(low, whisper)</w:t>
        <w:br w:type="textWrapping"/>
        <w:t xml:space="preserve"> “Nahi Aryan… abhi sab shuru hua hai.”</w:t>
      </w:r>
    </w:p>
    <w:p w:rsidR="00000000" w:rsidDel="00000000" w:rsidP="00000000" w:rsidRDefault="00000000" w:rsidRPr="00000000" w14:paraId="0000084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zoom: Rhea ki aankhon me ek naya resolve, jaise uske dimaag me abhi bhi koi plan chal raha ho.</w:t>
      </w:r>
    </w:p>
    <w:p w:rsidR="00000000" w:rsidDel="00000000" w:rsidP="00000000" w:rsidRDefault="00000000" w:rsidRPr="00000000" w14:paraId="0000084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A">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e4v37yhllg2" w:id="129"/>
      <w:bookmarkEnd w:id="12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BACK TO THE MANSION]</w:t>
      </w:r>
    </w:p>
    <w:p w:rsidR="00000000" w:rsidDel="00000000" w:rsidP="00000000" w:rsidRDefault="00000000" w:rsidRPr="00000000" w14:paraId="0000084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back to Raghubeer ke andar ka scene:</w:t>
        <w:br w:type="textWrapping"/>
        <w:t xml:space="preserve"> Woh apni chair par baitha hai, papers haath me, aur ek aur khatarnak smile deta hai.</w:t>
      </w:r>
    </w:p>
    <w:p w:rsidR="00000000" w:rsidDel="00000000" w:rsidP="00000000" w:rsidRDefault="00000000" w:rsidRPr="00000000" w14:paraId="0000084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Raghubeer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(to himself, low growl)</w:t>
        <w:br w:type="textWrapping"/>
        <w:t xml:space="preserve"> “Bhaag lo jitna bhaagna hai… main apna game khatam hone nahi dunga.”</w:t>
      </w:r>
    </w:p>
    <w:p w:rsidR="00000000" w:rsidDel="00000000" w:rsidP="00000000" w:rsidRDefault="00000000" w:rsidRPr="00000000" w14:paraId="0000084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Thunder blast.</w:t>
        <w:br w:type="textWrapping"/>
        <w:t xml:space="preserve"> Camera zoom-out mansion ke upar dark clouds.</w:t>
      </w:r>
    </w:p>
    <w:p w:rsidR="00000000" w:rsidDel="00000000" w:rsidP="00000000" w:rsidRDefault="00000000" w:rsidRPr="00000000" w14:paraId="0000084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“Rhea aur Aryan ne mansion se chutkaara paa liya… par kya woh sach me azaad hain? Ya Raghubeer ka shikaar abhi shuru hoga?”</w:t>
      </w:r>
    </w:p>
    <w:p w:rsidR="00000000" w:rsidDel="00000000" w:rsidP="00000000" w:rsidRDefault="00000000" w:rsidRPr="00000000" w14:paraId="0000085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5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58</w:t>
        <w:br w:type="textWrapping"/>
        <w:t xml:space="preserve"> Location: Vatican Estate – Night</w:t>
        <w:br w:type="textWrapping"/>
        <w:t xml:space="preserve"> [Recap – 10 sec]</w:t>
        <w:br w:type="textWrapping"/>
        <w:t xml:space="preserve"> Flashbacks: Kabir phone ki galary me address dekh raha hai — “Vatican Estate – House No. 27”, aur uska whisper – “Ab tum mujhse nahi bach sakti, Rhea…”</w:t>
        <w:br w:type="textWrapping"/>
        <w:t xml:space="preserve"> SFX: Low hum, heartbeat, distant car horn fade.</w:t>
      </w:r>
    </w:p>
    <w:p w:rsidR="00000000" w:rsidDel="00000000" w:rsidP="00000000" w:rsidRDefault="00000000" w:rsidRPr="00000000" w14:paraId="0000085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VATICAN ESTATE MAIN GATE – NIGHT]</w:t>
        <w:br w:type="textWrapping"/>
        <w:t xml:space="preserve"> Camera slow wide shot: ek massive iron gate, security guard cabin ke saath. Gate ke upar likha hai – “Vatican Estate”.</w:t>
        <w:br w:type="textWrapping"/>
        <w:t xml:space="preserve"> Andar lights ka dazzling view, manicured gardens, imported cars khadi hui.</w:t>
      </w:r>
    </w:p>
    <w:p w:rsidR="00000000" w:rsidDel="00000000" w:rsidP="00000000" w:rsidRDefault="00000000" w:rsidRPr="00000000" w14:paraId="0000085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apni bike gate ke bahar rokta hai. Guard usse shaque bhari nazar se dekhta hai.</w:t>
      </w:r>
    </w:p>
    <w:p w:rsidR="00000000" w:rsidDel="00000000" w:rsidP="00000000" w:rsidRDefault="00000000" w:rsidRPr="00000000" w14:paraId="0000085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Guard</w:t>
        <w:br w:type="textWrapping"/>
        <w:t xml:space="preserve"> (sternly)</w:t>
        <w:br w:type="textWrapping"/>
        <w:t xml:space="preserve"> “Kahan jana hai?”</w:t>
      </w:r>
    </w:p>
    <w:p w:rsidR="00000000" w:rsidDel="00000000" w:rsidP="00000000" w:rsidRDefault="00000000" w:rsidRPr="00000000" w14:paraId="0000086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(steady voice, controlled)</w:t>
        <w:br w:type="textWrapping"/>
        <w:t xml:space="preserve"> “Bunglow  Number 27.”</w:t>
      </w:r>
    </w:p>
    <w:p w:rsidR="00000000" w:rsidDel="00000000" w:rsidP="00000000" w:rsidRDefault="00000000" w:rsidRPr="00000000" w14:paraId="0000086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Guard ek pal ke liye hesitate karta hai, phir entry register me naam likhwata hai aur gate khol deta hai.</w:t>
      </w:r>
    </w:p>
    <w:p w:rsidR="00000000" w:rsidDel="00000000" w:rsidP="00000000" w:rsidRDefault="00000000" w:rsidRPr="00000000" w14:paraId="0000086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VATICAN ESTATE ROAD – NIGHT]</w:t>
        <w:br w:type="textWrapping"/>
        <w:t xml:space="preserve"> Camera follows Kabir ki bike, joh ek clean road par chal rahi hai, dono taraf luxury bungalows line up hain — white marble walls, glass windows, high-end cars driveways me.</w:t>
        <w:br w:type="textWrapping"/>
        <w:t xml:space="preserve"> Kabir ki aankhen har ghar ko detail me scan karti hain.</w:t>
      </w:r>
    </w:p>
    <w:p w:rsidR="00000000" w:rsidDel="00000000" w:rsidP="00000000" w:rsidRDefault="00000000" w:rsidRPr="00000000" w14:paraId="0000086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Bike engine low rumble + distant dogs barking.</w:t>
      </w:r>
    </w:p>
    <w:p w:rsidR="00000000" w:rsidDel="00000000" w:rsidP="00000000" w:rsidRDefault="00000000" w:rsidRPr="00000000" w14:paraId="0000086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(whisper, amazed + suspicious)</w:t>
        <w:br w:type="textWrapping"/>
        <w:t xml:space="preserve"> “Rhea… tum yahan ki ho? Tumne kabhi bataya kyu nahi…”</w:t>
      </w:r>
    </w:p>
    <w:p w:rsidR="00000000" w:rsidDel="00000000" w:rsidP="00000000" w:rsidRDefault="00000000" w:rsidRPr="00000000" w14:paraId="0000086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EXT. HOUSE 27 – NIGHT]</w:t>
        <w:br w:type="textWrapping"/>
        <w:t xml:space="preserve"> Bike rukti hai ek massive bungalow ke samne. House 27 – ek white stone mansion, tall iron gates aur golden nameplate ke saath. Windows se soft yellow lights aa rahi hain.</w:t>
      </w:r>
    </w:p>
    <w:p w:rsidR="00000000" w:rsidDel="00000000" w:rsidP="00000000" w:rsidRDefault="00000000" w:rsidRPr="00000000" w14:paraId="0000086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tilt up – mansion itna bada hai ki pura frame cover nahi hota.</w:t>
      </w:r>
    </w:p>
    <w:p w:rsidR="00000000" w:rsidDel="00000000" w:rsidP="00000000" w:rsidRDefault="00000000" w:rsidRPr="00000000" w14:paraId="0000086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chehra mix of shock + disbelief. Uska haath tightly phone pakde hai.</w:t>
      </w:r>
    </w:p>
    <w:p w:rsidR="00000000" w:rsidDel="00000000" w:rsidP="00000000" w:rsidRDefault="00000000" w:rsidRPr="00000000" w14:paraId="0000086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(whisper, intense)</w:t>
        <w:br w:type="textWrapping"/>
        <w:t xml:space="preserve"> “Tumhari asal duniya… itni luxury… aur main tumhe ek sadharan aurat samajh baitha…”</w:t>
      </w:r>
    </w:p>
    <w:p w:rsidR="00000000" w:rsidDel="00000000" w:rsidP="00000000" w:rsidRDefault="00000000" w:rsidRPr="00000000" w14:paraId="0000086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zoom-in on Kabir’s eyes – suspicion, anger, aur ek nayi curiosity jal rahi hai.</w:t>
      </w:r>
    </w:p>
    <w:p w:rsidR="00000000" w:rsidDel="00000000" w:rsidP="00000000" w:rsidRDefault="00000000" w:rsidRPr="00000000" w14:paraId="0000086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86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[CLIFFHANGER TEXT ON SCREEN]</w:t>
        <w:br w:type="textWrapping"/>
        <w:t xml:space="preserve"> “Vatican Estate ke is bungalow ke andar Rhea ka asli raaz chhupa hai… Kabir ab uske darwaze tak aa pahucha hai.”</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7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7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7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7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7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59</w:t>
        <w:br w:type="textWrapping"/>
        <w:t xml:space="preserve"> Location: Vatican Estate – Outside House 27 – Night</w:t>
        <w:br w:type="textWrapping"/>
        <w:t xml:space="preserve"> [Recap – 10 sec]</w:t>
        <w:br w:type="textWrapping"/>
        <w:t xml:space="preserve"> Flashbacks: Kabir ki bike Vatican Estate ke andar ja rahi hai, uska astonished face jab woh House 27 dekhta hai, aur uska whisper – “Tumhari asal duniya… itni luxury…”</w:t>
        <w:br w:type="textWrapping"/>
        <w:t xml:space="preserve"> SFX: Distant wind + faint piano music (memory effect).</w:t>
      </w:r>
    </w:p>
    <w:p w:rsidR="00000000" w:rsidDel="00000000" w:rsidP="00000000" w:rsidRDefault="00000000" w:rsidRPr="00000000" w14:paraId="0000087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HOUSE 27 – GATE – NIGHT]</w:t>
        <w:br w:type="textWrapping"/>
        <w:t xml:space="preserve"> Kabir gate ke bahar khada hai. Uski aankhen bungalow ke upar tikki hui hain. Ek pal ke liye uske chehre par disbelief clearly dikhta hai.</w:t>
      </w:r>
    </w:p>
    <w:p w:rsidR="00000000" w:rsidDel="00000000" w:rsidP="00000000" w:rsidRDefault="00000000" w:rsidRPr="00000000" w14:paraId="0000087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(whisper, shaken)</w:t>
        <w:br w:type="textWrapping"/>
        <w:t xml:space="preserve"> “Rhea… tumne mujhse sirf jhoot bola.”</w:t>
      </w:r>
    </w:p>
    <w:p w:rsidR="00000000" w:rsidDel="00000000" w:rsidP="00000000" w:rsidRDefault="00000000" w:rsidRPr="00000000" w14:paraId="0000087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zoom in — Kabir ke mind me flashback cut hota hai.</w:t>
      </w:r>
    </w:p>
    <w:p w:rsidR="00000000" w:rsidDel="00000000" w:rsidP="00000000" w:rsidRDefault="00000000" w:rsidRPr="00000000" w14:paraId="0000087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FLASHBACK MONTAGE – RHEA’S PAST IMAGES]</w:t>
        <w:br w:type="textWrapping"/>
        <w:t xml:space="preserve"> Galary ke photos auto-scroll ho rahe hain Kabir ke dimaag me:</w:t>
      </w:r>
    </w:p>
    <w:p w:rsidR="00000000" w:rsidDel="00000000" w:rsidP="00000000" w:rsidRDefault="00000000" w:rsidRPr="00000000" w14:paraId="0000087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ek luxury car me baithi hai, peeche ek driver visible.</w:t>
      </w:r>
    </w:p>
    <w:p w:rsidR="00000000" w:rsidDel="00000000" w:rsidP="00000000" w:rsidRDefault="00000000" w:rsidRPr="00000000" w14:paraId="0000087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birthday party, jahan grand chandelier aur crystal glasses hai. Rhea expensive gown me.</w:t>
      </w:r>
    </w:p>
    <w:p w:rsidR="00000000" w:rsidDel="00000000" w:rsidP="00000000" w:rsidRDefault="00000000" w:rsidRPr="00000000" w14:paraId="0000087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candid photo poolside pe, champagne glass ke saath.</w:t>
      </w:r>
    </w:p>
    <w:p w:rsidR="00000000" w:rsidDel="00000000" w:rsidP="00000000" w:rsidRDefault="00000000" w:rsidRPr="00000000" w14:paraId="0000087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Aur ek childhood photo — Rhea isi mansion ke garden me khel rahi hai.</w:t>
      </w:r>
    </w:p>
    <w:p w:rsidR="00000000" w:rsidDel="00000000" w:rsidP="00000000" w:rsidRDefault="00000000" w:rsidRPr="00000000" w14:paraId="0000087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Whispered echoes of Rhea’s past lines —</w:t>
        <w:br w:type="textWrapping"/>
        <w:t xml:space="preserve"> "Mere paas kuch nahi hai…",</w:t>
        <w:br w:type="textWrapping"/>
        <w:t xml:space="preserve"> "Main bas ek normal ladki hoon…",</w:t>
        <w:br w:type="textWrapping"/>
        <w:t xml:space="preserve"> "Mujhe koi nahi samajhta…".</w:t>
      </w:r>
    </w:p>
    <w:p w:rsidR="00000000" w:rsidDel="00000000" w:rsidP="00000000" w:rsidRDefault="00000000" w:rsidRPr="00000000" w14:paraId="0000088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EXT. HOUSE 27 – NIGHT]</w:t>
        <w:br w:type="textWrapping"/>
        <w:t xml:space="preserve"> Flashback khatam hota hai. Kabir wapas present me hai. Uska chehra tight aur eyes rage + hurt mix.</w:t>
      </w:r>
    </w:p>
    <w:p w:rsidR="00000000" w:rsidDel="00000000" w:rsidP="00000000" w:rsidRDefault="00000000" w:rsidRPr="00000000" w14:paraId="0000088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(intense, teeth clenched)</w:t>
        <w:br w:type="textWrapping"/>
        <w:t xml:space="preserve"> “Tumne mujhe bewakoof banaya… apni gareebi ki kahani sunakar… aur main tum par taras khata raha.”</w:t>
      </w:r>
    </w:p>
    <w:p w:rsidR="00000000" w:rsidDel="00000000" w:rsidP="00000000" w:rsidRDefault="00000000" w:rsidRPr="00000000" w14:paraId="0000088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Kabir ki aankhon me reflection of the mansion lights.</w:t>
        <w:br w:type="textWrapping"/>
        <w:t xml:space="preserve"> Background music slowly builds — dark cello + faint heartbeat.</w:t>
      </w:r>
    </w:p>
    <w:p w:rsidR="00000000" w:rsidDel="00000000" w:rsidP="00000000" w:rsidRDefault="00000000" w:rsidRPr="00000000" w14:paraId="0000088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EXT. HOUSE 27 – CONTINUOUS]</w:t>
        <w:br w:type="textWrapping"/>
        <w:t xml:space="preserve"> Kabir ek kadam gate ke kareeb badhata hai. Uske andar curiosity aur gussa dono barabar hai.</w:t>
        <w:br w:type="textWrapping"/>
        <w:t xml:space="preserve"> Ek shadow window ke peeche se hilti hai — jaise koi usse dekh raha ho.</w:t>
      </w:r>
    </w:p>
    <w:p w:rsidR="00000000" w:rsidDel="00000000" w:rsidP="00000000" w:rsidRDefault="00000000" w:rsidRPr="00000000" w14:paraId="0000088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88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[CLIFFHANGER TEXT ON SCREEN]</w:t>
        <w:br w:type="textWrapping"/>
        <w:t xml:space="preserve"> “Rhea ki asli zindagi ka ek hissa saamne aa gaya hai… par mansion ke andar kaun uski rah dekh raha hai?”</w:t>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9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36"/>
              <w:szCs w:val="36"/>
            </w:rPr>
          </w:rPrChange>
        </w:rPr>
        <w:t xml:space="preserve">EPISODE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60</w:t>
        <w:br w:type="textWrapping"/>
        <w:t xml:space="preserve"> Location: Vatican Estate – Outside House 27 – Night</w:t>
        <w:br w:type="textWrapping"/>
        <w:t xml:space="preserve"> [Recap – 10 sec]</w:t>
        <w:br w:type="textWrapping"/>
        <w:t xml:space="preserve"> Flashbacks: Rhea ki luxury photos, Kabir ka whisper –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“Tumne mujhe bewakoof banaya…”</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aur mansion ki window ke peeche ek shadow.</w:t>
        <w:br w:type="textWrapping"/>
        <w:t xml:space="preserve"> SFX: Dark cello + heartbeat build-up.</w:t>
      </w:r>
    </w:p>
    <w:p w:rsidR="00000000" w:rsidDel="00000000" w:rsidP="00000000" w:rsidRDefault="00000000" w:rsidRPr="00000000" w14:paraId="0000089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HOUSE 27 – GATE – NIGHT]</w:t>
        <w:br w:type="textWrapping"/>
        <w:t xml:space="preserve"> Kabir gate ke paas khada hai. Uske haath tightly fists me bandhe huye hain.</w:t>
        <w:br w:type="textWrapping"/>
        <w:t xml:space="preserve"> Camera slow zoom – uski aankhon me light aur darkness dono jal rahe hain.</w:t>
      </w:r>
    </w:p>
    <w:p w:rsidR="00000000" w:rsidDel="00000000" w:rsidP="00000000" w:rsidRDefault="00000000" w:rsidRPr="00000000" w14:paraId="0000089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(low voice, trembling)</w:t>
        <w:br w:type="textWrapping"/>
        <w:t xml:space="preserve"> “Rhea… tumne joh bhi Bataya… sab jhooth tha.”</w:t>
      </w:r>
    </w:p>
    <w:p w:rsidR="00000000" w:rsidDel="00000000" w:rsidP="00000000" w:rsidRDefault="00000000" w:rsidRPr="00000000" w14:paraId="0000089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FLASHBACK MONTAGE – HAPPY MOMENTS]</w:t>
        <w:br w:type="textWrapping"/>
        <w:t xml:space="preserve"> Quick cuts – Kabir aur Rhea ke saath guzare pal:</w:t>
      </w:r>
    </w:p>
    <w:p w:rsidR="00000000" w:rsidDel="00000000" w:rsidP="00000000" w:rsidRDefault="00000000" w:rsidRPr="00000000" w14:paraId="0000089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hans kar Kabir ko street-side tea pilati hai.</w:t>
      </w:r>
    </w:p>
    <w:p w:rsidR="00000000" w:rsidDel="00000000" w:rsidP="00000000" w:rsidRDefault="00000000" w:rsidRPr="00000000" w14:paraId="0000089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Dono ek chhoti gali me chal rahe hain, Rhea ke kapde simple, aankhon me masoomiyat.</w:t>
      </w:r>
    </w:p>
    <w:p w:rsidR="00000000" w:rsidDel="00000000" w:rsidP="00000000" w:rsidRDefault="00000000" w:rsidRPr="00000000" w14:paraId="0000089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wohh pal, jab usne Kabir ka haath pakad kar kaha tha: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sz w:val="28"/>
              <w:szCs w:val="28"/>
            </w:rPr>
          </w:rPrChange>
        </w:rPr>
        <w:t xml:space="preserve">“Mujhe tum jaise insaan ki zarurat hai.”</w:t>
      </w:r>
    </w:p>
    <w:p w:rsidR="00000000" w:rsidDel="00000000" w:rsidP="00000000" w:rsidRDefault="00000000" w:rsidRPr="00000000" w14:paraId="0000089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Soft background laughter echoes, jaise memories alive ho.</w:t>
      </w:r>
    </w:p>
    <w:p w:rsidR="00000000" w:rsidDel="00000000" w:rsidP="00000000" w:rsidRDefault="00000000" w:rsidRPr="00000000" w14:paraId="0000089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INT. KABIR’S MIND – NIGHT]</w:t>
        <w:br w:type="textWrapping"/>
        <w:t xml:space="preserve"> Suddenly flashbacks distort hone lagte hain. Same scenes par overlay hota hai Rhea ki luxury photos:</w:t>
      </w:r>
    </w:p>
    <w:p w:rsidR="00000000" w:rsidDel="00000000" w:rsidP="00000000" w:rsidRDefault="00000000" w:rsidRPr="00000000" w14:paraId="0000089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Tea shop wali Rhea ke piche luxury car park hoti dikhti hai.</w:t>
      </w:r>
    </w:p>
    <w:p w:rsidR="00000000" w:rsidDel="00000000" w:rsidP="00000000" w:rsidRDefault="00000000" w:rsidRPr="00000000" w14:paraId="0000089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Gali me chalti Rhea ki image dissolve hokar bungalow garden me khilti hui Rhea me badal jaati hai.</w:t>
      </w:r>
    </w:p>
    <w:p w:rsidR="00000000" w:rsidDel="00000000" w:rsidP="00000000" w:rsidRDefault="00000000" w:rsidRPr="00000000" w14:paraId="0000089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Haath pakadne ka moment overlay hota hai uske diamond bracelet ke sparkle ke saath.</w:t>
      </w:r>
    </w:p>
    <w:p w:rsidR="00000000" w:rsidDel="00000000" w:rsidP="00000000" w:rsidRDefault="00000000" w:rsidRPr="00000000" w14:paraId="0000089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face rage se twist hota hai.</w:t>
      </w:r>
    </w:p>
    <w:p w:rsidR="00000000" w:rsidDel="00000000" w:rsidP="00000000" w:rsidRDefault="00000000" w:rsidRPr="00000000" w14:paraId="000008A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(yelling, whisper mixed)</w:t>
        <w:br w:type="textWrapping"/>
        <w:t xml:space="preserve"> “Sab natak tha! Sab ek dhokha tha, Rhea!”</w:t>
      </w:r>
    </w:p>
    <w:p w:rsidR="00000000" w:rsidDel="00000000" w:rsidP="00000000" w:rsidRDefault="00000000" w:rsidRPr="00000000" w14:paraId="000008A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EXT. HOUSE 27 – NIGHT]</w:t>
        <w:br w:type="textWrapping"/>
        <w:t xml:space="preserve"> Camera close-up – uske lips se ek harsh line nikalti hai:</w:t>
      </w:r>
    </w:p>
    <w:p w:rsidR="00000000" w:rsidDel="00000000" w:rsidP="00000000" w:rsidRDefault="00000000" w:rsidRPr="00000000" w14:paraId="000008A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w:t>
        <w:br w:type="textWrapping"/>
        <w:t xml:space="preserve"> (whisper, broken yet furious)</w:t>
        <w:br w:type="textWrapping"/>
        <w:t xml:space="preserve"> “Tumne mere dil ke saath khel khelna sikh liya tha…”</w:t>
      </w:r>
    </w:p>
    <w:p w:rsidR="00000000" w:rsidDel="00000000" w:rsidP="00000000" w:rsidRDefault="00000000" w:rsidRPr="00000000" w14:paraId="000008A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Gate ke andar ek halki si movement hoti hai — curtains shift. Jaise koi uski baat sun raha ho.</w:t>
      </w:r>
    </w:p>
    <w:p w:rsidR="00000000" w:rsidDel="00000000" w:rsidP="00000000" w:rsidRDefault="00000000" w:rsidRPr="00000000" w14:paraId="000008A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8A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[CLIFFHANGER TEXT ON SCREEN]</w:t>
        <w:br w:type="textWrapping"/>
        <w:t xml:space="preserve"> “Pyaar ki yaadon ne Kabir ke gusse ko aur bhadka diya hai… ab uska agla kadam kya hoga?”</w:t>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A9">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sepqv8o0ne76" w:id="130"/>
      <w:bookmarkEnd w:id="13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8AA">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8qv3fwyav61f" w:id="131"/>
      <w:bookmarkEnd w:id="131"/>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8AB">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46"/>
              <w:szCs w:val="46"/>
            </w:rPr>
          </w:rPrChange>
        </w:rPr>
      </w:pPr>
      <w:bookmarkStart w:colFirst="0" w:colLast="0" w:name="_gfyz0smxx91v" w:id="132"/>
      <w:bookmarkEnd w:id="132"/>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46"/>
              <w:szCs w:val="46"/>
            </w:rPr>
          </w:rPrChange>
        </w:rPr>
        <w:t xml:space="preserve">EPISODE 61</w:t>
      </w:r>
    </w:p>
    <w:p w:rsidR="00000000" w:rsidDel="00000000" w:rsidP="00000000" w:rsidRDefault="00000000" w:rsidRPr="00000000" w14:paraId="000008A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(Rhea–Aryan escape + Kabir ka track merge hone lagega)</w:t>
      </w:r>
    </w:p>
    <w:p w:rsidR="00000000" w:rsidDel="00000000" w:rsidP="00000000" w:rsidRDefault="00000000" w:rsidRPr="00000000" w14:paraId="000008A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E">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ny9l3h6vjm6m" w:id="133"/>
      <w:bookmarkEnd w:id="13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[Recap – 10 sec]</w:t>
      </w:r>
    </w:p>
    <w:p w:rsidR="00000000" w:rsidDel="00000000" w:rsidP="00000000" w:rsidRDefault="00000000" w:rsidRPr="00000000" w14:paraId="000008A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Raghubeer ne property papers haath me liye aur khatarnak smile.</w:t>
      </w:r>
    </w:p>
    <w:p w:rsidR="00000000" w:rsidDel="00000000" w:rsidP="00000000" w:rsidRDefault="00000000" w:rsidRPr="00000000" w14:paraId="000008B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Rhea–Aryan storm me mansion chhod kar nikle, car engine start.</w:t>
      </w:r>
    </w:p>
    <w:p w:rsidR="00000000" w:rsidDel="00000000" w:rsidP="00000000" w:rsidRDefault="00000000" w:rsidRPr="00000000" w14:paraId="000008B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Parallel: Kabir Vatican Estate ke bahar, Rhea ke dhokhe ki yaadon me jal raha hai.</w:t>
      </w:r>
    </w:p>
    <w:p w:rsidR="00000000" w:rsidDel="00000000" w:rsidP="00000000" w:rsidRDefault="00000000" w:rsidRPr="00000000" w14:paraId="000008B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Thunder blast + heartbeat mix</w:t>
      </w:r>
    </w:p>
    <w:p w:rsidR="00000000" w:rsidDel="00000000" w:rsidP="00000000" w:rsidRDefault="00000000" w:rsidRPr="00000000" w14:paraId="000008B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t4w2t91xzgtb" w:id="134"/>
      <w:bookmarkEnd w:id="13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EXT. MANSION GATES – NIGHT]</w:t>
      </w:r>
    </w:p>
    <w:p w:rsidR="00000000" w:rsidDel="00000000" w:rsidP="00000000" w:rsidRDefault="00000000" w:rsidRPr="00000000" w14:paraId="000008B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Heavy rain.</w:t>
        <w:br w:type="textWrapping"/>
        <w:t xml:space="preserve"> Rhea aur Aryan gate se nikalte hain, car tak jaate hain.</w:t>
      </w:r>
    </w:p>
    <w:p w:rsidR="00000000" w:rsidDel="00000000" w:rsidP="00000000" w:rsidRDefault="00000000" w:rsidRPr="00000000" w14:paraId="000008B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softly:</w:t>
        <w:br w:type="textWrapping"/>
        <w:t xml:space="preserve"> “Tumne joh kiya… uske liye himmat chahiye.”</w:t>
      </w:r>
    </w:p>
    <w:p w:rsidR="00000000" w:rsidDel="00000000" w:rsidP="00000000" w:rsidRDefault="00000000" w:rsidRPr="00000000" w14:paraId="000008B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(tearful whisper):</w:t>
        <w:br w:type="textWrapping"/>
        <w:t xml:space="preserve"> “Nahi Aryan… abhi sab shuru hua hai.”</w:t>
      </w:r>
    </w:p>
    <w:p w:rsidR="00000000" w:rsidDel="00000000" w:rsidP="00000000" w:rsidRDefault="00000000" w:rsidRPr="00000000" w14:paraId="000008B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door slam. Headlights blaze. Car storm me nikalti hai.</w:t>
      </w:r>
    </w:p>
    <w:p w:rsidR="00000000" w:rsidDel="00000000" w:rsidP="00000000" w:rsidRDefault="00000000" w:rsidRPr="00000000" w14:paraId="000008B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A">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i5xsfgh5e56u" w:id="135"/>
      <w:bookmarkEnd w:id="135"/>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EXT. VATICAN ESTATE – SAME NIGHT]</w:t>
      </w:r>
    </w:p>
    <w:p w:rsidR="00000000" w:rsidDel="00000000" w:rsidP="00000000" w:rsidRDefault="00000000" w:rsidRPr="00000000" w14:paraId="000008B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gate ke paas khada, aankhon me rage.</w:t>
        <w:br w:type="textWrapping"/>
        <w:t xml:space="preserve"> Uske dimaag me flashback montage — Rhea ka pyar vs uski luxury life.</w:t>
      </w:r>
    </w:p>
    <w:p w:rsidR="00000000" w:rsidDel="00000000" w:rsidP="00000000" w:rsidRDefault="00000000" w:rsidRPr="00000000" w14:paraId="000008B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(whisper, broken):</w:t>
        <w:br w:type="textWrapping"/>
        <w:t xml:space="preserve"> “Tumne mere dil ke saath khel khela…”</w:t>
      </w:r>
    </w:p>
    <w:p w:rsidR="00000000" w:rsidDel="00000000" w:rsidP="00000000" w:rsidRDefault="00000000" w:rsidRPr="00000000" w14:paraId="000008B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Curtain move hota hai. Kabir upar dekhta hai.</w:t>
        <w:br w:type="textWrapping"/>
        <w:t xml:space="preserve"> Aur tabhi—</w:t>
      </w:r>
    </w:p>
    <w:p w:rsidR="00000000" w:rsidDel="00000000" w:rsidP="00000000" w:rsidRDefault="00000000" w:rsidRPr="00000000" w14:paraId="000008BE">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Car engine rev</w:t>
      </w:r>
    </w:p>
    <w:p w:rsidR="00000000" w:rsidDel="00000000" w:rsidP="00000000" w:rsidRDefault="00000000" w:rsidRPr="00000000" w14:paraId="000008B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focus shift hota hai road par. Door se ek gaadi headlights ke saath nikalti dikhti hai (Rhea–Aryan ki car).</w:t>
      </w:r>
    </w:p>
    <w:p w:rsidR="00000000" w:rsidDel="00000000" w:rsidP="00000000" w:rsidRDefault="00000000" w:rsidRPr="00000000" w14:paraId="000008C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1">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y7woe5lar3mt" w:id="136"/>
      <w:bookmarkEnd w:id="13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CONNECTION MOMENT]</w:t>
      </w:r>
    </w:p>
    <w:p w:rsidR="00000000" w:rsidDel="00000000" w:rsidP="00000000" w:rsidRDefault="00000000" w:rsidRPr="00000000" w14:paraId="000008C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ki aankhen shock me freeze.</w:t>
        <w:br w:type="textWrapping"/>
        <w:t xml:space="preserve"> Ek glimpse milta hai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 ki silhouette passenger seat par</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t>
      </w:r>
    </w:p>
    <w:p w:rsidR="00000000" w:rsidDel="00000000" w:rsidP="00000000" w:rsidRDefault="00000000" w:rsidRPr="00000000" w14:paraId="000008C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(yelling, raw voice):</w:t>
        <w:br w:type="textWrapping"/>
        <w:t xml:space="preserve"> “Rheaaa!!”</w:t>
      </w:r>
    </w:p>
    <w:p w:rsidR="00000000" w:rsidDel="00000000" w:rsidP="00000000" w:rsidRDefault="00000000" w:rsidRPr="00000000" w14:paraId="000008C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Woh gate ke bahar daud padta hai, car ke peeche.</w:t>
      </w:r>
    </w:p>
    <w:p w:rsidR="00000000" w:rsidDel="00000000" w:rsidP="00000000" w:rsidRDefault="00000000" w:rsidRPr="00000000" w14:paraId="000008C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split-screen style:</w:t>
      </w:r>
    </w:p>
    <w:p w:rsidR="00000000" w:rsidDel="00000000" w:rsidP="00000000" w:rsidRDefault="00000000" w:rsidRPr="00000000" w14:paraId="000008C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Inside car</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Aryan steering pe, Rhea bag tightly pakde hue, Aryan uske haath ko gently catch karta hai. Romantic warmth ke sparks.</w:t>
      </w:r>
    </w:p>
    <w:p w:rsidR="00000000" w:rsidDel="00000000" w:rsidP="00000000" w:rsidRDefault="00000000" w:rsidRPr="00000000" w14:paraId="000008C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Outside car</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Kabir storm me bheegta hua, crazy determination ke saath road pe bhaagta hai, Rhea ki car ko nazar se gayab hone nahi deta.</w:t>
      </w:r>
    </w:p>
    <w:p w:rsidR="00000000" w:rsidDel="00000000" w:rsidP="00000000" w:rsidRDefault="00000000" w:rsidRPr="00000000" w14:paraId="000008C8">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Fast drum beats + thunder</w:t>
      </w:r>
    </w:p>
    <w:p w:rsidR="00000000" w:rsidDel="00000000" w:rsidP="00000000" w:rsidRDefault="00000000" w:rsidRPr="00000000" w14:paraId="000008C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A">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oavzcibjjtqh" w:id="137"/>
      <w:bookmarkEnd w:id="13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THE CHASE BEGINS / CLIFFHANGER]</w:t>
      </w:r>
    </w:p>
    <w:p w:rsidR="00000000" w:rsidDel="00000000" w:rsidP="00000000" w:rsidRDefault="00000000" w:rsidRPr="00000000" w14:paraId="000008C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ke andar:</w:t>
        <w:br w:type="textWrapping"/>
        <w:t xml:space="preserve"> Aryan softly Rhea ke aansu pochhta hai. Rhea uske kandhe pe head rakh deti hai.</w:t>
      </w:r>
    </w:p>
    <w:p w:rsidR="00000000" w:rsidDel="00000000" w:rsidP="00000000" w:rsidRDefault="00000000" w:rsidRPr="00000000" w14:paraId="000008C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tight shot: Unki closeness, ek hopeful vibe.</w:t>
      </w:r>
    </w:p>
    <w:p w:rsidR="00000000" w:rsidDel="00000000" w:rsidP="00000000" w:rsidRDefault="00000000" w:rsidRPr="00000000" w14:paraId="000008C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w:t>
        <w:br w:type="textWrapping"/>
        <w:t xml:space="preserve"> Kabir road ke beech bhaag raha hai, car ki red tail-lights uske chehre pe flash hoti hain.</w:t>
      </w:r>
    </w:p>
    <w:p w:rsidR="00000000" w:rsidDel="00000000" w:rsidP="00000000" w:rsidRDefault="00000000" w:rsidRPr="00000000" w14:paraId="000008C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(mad whisper, almost scream):</w:t>
        <w:br w:type="textWrapping"/>
        <w:t xml:space="preserve"> “Main tumhe jaane nahi dunga, Rhea…”</w:t>
      </w:r>
    </w:p>
    <w:p w:rsidR="00000000" w:rsidDel="00000000" w:rsidP="00000000" w:rsidRDefault="00000000" w:rsidRPr="00000000" w14:paraId="000008C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“Ek taraf Rhea aur Aryan ki nayi shuruaat… doosri taraf Kabir ka obsession. Jab yeh raaste takraayenge, kya hone wala hai?”</w:t>
      </w:r>
    </w:p>
    <w:p w:rsidR="00000000" w:rsidDel="00000000" w:rsidP="00000000" w:rsidRDefault="00000000" w:rsidRPr="00000000" w14:paraId="000008D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8DD">
      <w:pPr>
        <w:spacing w:after="240" w:before="240" w:lineRule="auto"/>
        <w:jc w:val="center"/>
        <w:rPr>
          <w:ins w:author="Rahul Sharma" w:id="2" w:date="2025-08-20T10:07:34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ins w:author="Rahul Sharma" w:id="2" w:date="2025-08-20T10:07:34Z">
        <w:r w:rsidDel="00000000" w:rsidR="00000000" w:rsidRPr="00000000">
          <w:rPr>
            <w:rtl w:val="0"/>
          </w:rPr>
        </w:r>
      </w:ins>
    </w:p>
    <w:p w:rsidR="00000000" w:rsidDel="00000000" w:rsidP="00000000" w:rsidRDefault="00000000" w:rsidRPr="00000000" w14:paraId="000008DE">
      <w:pPr>
        <w:spacing w:after="240" w:before="240" w:lineRule="auto"/>
        <w:jc w:val="center"/>
        <w:rPr>
          <w:ins w:author="Rahul Sharma" w:id="2" w:date="2025-08-20T10:07:34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ins w:author="Rahul Sharma" w:id="2" w:date="2025-08-20T10:07:34Z">
        <w:r w:rsidDel="00000000" w:rsidR="00000000" w:rsidRPr="00000000">
          <w:rPr>
            <w:rtl w:val="0"/>
          </w:rPr>
        </w:r>
      </w:ins>
    </w:p>
    <w:p w:rsidR="00000000" w:rsidDel="00000000" w:rsidP="00000000" w:rsidRDefault="00000000" w:rsidRPr="00000000" w14:paraId="000008DF">
      <w:pPr>
        <w:spacing w:after="240" w:before="240" w:lineRule="auto"/>
        <w:jc w:val="center"/>
        <w:rPr>
          <w:ins w:author="Rahul Sharma" w:id="2" w:date="2025-08-20T10:07:34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ins w:author="Rahul Sharma" w:id="2" w:date="2025-08-20T10:07:34Z">
        <w:r w:rsidDel="00000000" w:rsidR="00000000" w:rsidRPr="00000000">
          <w:rPr>
            <w:rtl w:val="0"/>
          </w:rPr>
        </w:r>
      </w:ins>
    </w:p>
    <w:p w:rsidR="00000000" w:rsidDel="00000000" w:rsidP="00000000" w:rsidRDefault="00000000" w:rsidRPr="00000000" w14:paraId="000008E0">
      <w:pPr>
        <w:spacing w:after="240" w:before="240" w:lineRule="auto"/>
        <w:jc w:val="center"/>
        <w:rPr>
          <w:ins w:author="Rahul Sharma" w:id="2" w:date="2025-08-20T10:07:34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ins w:author="Rahul Sharma" w:id="2" w:date="2025-08-20T10:07:34Z">
        <w:r w:rsidDel="00000000" w:rsidR="00000000" w:rsidRPr="00000000">
          <w:rPr>
            <w:rtl w:val="0"/>
          </w:rPr>
        </w:r>
      </w:ins>
    </w:p>
    <w:p w:rsidR="00000000" w:rsidDel="00000000" w:rsidP="00000000" w:rsidRDefault="00000000" w:rsidRPr="00000000" w14:paraId="000008E1">
      <w:pPr>
        <w:spacing w:after="240" w:before="240" w:lineRule="auto"/>
        <w:jc w:val="center"/>
        <w:rPr>
          <w:ins w:author="Rahul Sharma" w:id="2" w:date="2025-08-20T10:07:34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ins w:author="Rahul Sharma" w:id="2" w:date="2025-08-20T10:07:34Z">
        <w:r w:rsidDel="00000000" w:rsidR="00000000" w:rsidRPr="00000000">
          <w:rPr>
            <w:rtl w:val="0"/>
          </w:rPr>
        </w:r>
      </w:ins>
    </w:p>
    <w:p w:rsidR="00000000" w:rsidDel="00000000" w:rsidP="00000000" w:rsidRDefault="00000000" w:rsidRPr="00000000" w14:paraId="000008E2">
      <w:pPr>
        <w:spacing w:after="240" w:before="240" w:lineRule="auto"/>
        <w:jc w:val="center"/>
        <w:rPr>
          <w:ins w:author="Rahul Sharma" w:id="2" w:date="2025-08-20T10:07:34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ins w:author="Rahul Sharma" w:id="2" w:date="2025-08-20T10:07:34Z">
        <w:r w:rsidDel="00000000" w:rsidR="00000000" w:rsidRPr="00000000">
          <w:rPr>
            <w:rtl w:val="0"/>
          </w:rPr>
        </w:r>
      </w:ins>
    </w:p>
    <w:p w:rsidR="00000000" w:rsidDel="00000000" w:rsidP="00000000" w:rsidRDefault="00000000" w:rsidRPr="00000000" w14:paraId="000008E3">
      <w:pPr>
        <w:spacing w:after="240" w:before="240" w:lineRule="auto"/>
        <w:jc w:val="center"/>
        <w:rPr>
          <w:ins w:author="Rahul Sharma" w:id="2" w:date="2025-08-20T10:07:34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ins w:author="Rahul Sharma" w:id="2" w:date="2025-08-20T10:07:34Z">
        <w:r w:rsidDel="00000000" w:rsidR="00000000" w:rsidRPr="00000000">
          <w:rPr>
            <w:rtl w:val="0"/>
          </w:rPr>
        </w:r>
      </w:ins>
    </w:p>
    <w:p w:rsidR="00000000" w:rsidDel="00000000" w:rsidP="00000000" w:rsidRDefault="00000000" w:rsidRPr="00000000" w14:paraId="000008E4">
      <w:pPr>
        <w:spacing w:after="240" w:before="240" w:lineRule="auto"/>
        <w:jc w:val="center"/>
        <w:rPr>
          <w:ins w:author="Rahul Sharma" w:id="2" w:date="2025-08-20T10:07:34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ins w:author="Rahul Sharma" w:id="2" w:date="2025-08-20T10:07:34Z">
        <w:r w:rsidDel="00000000" w:rsidR="00000000" w:rsidRPr="00000000">
          <w:rPr>
            <w:rtl w:val="0"/>
          </w:rPr>
        </w:r>
      </w:ins>
    </w:p>
    <w:p w:rsidR="00000000" w:rsidDel="00000000" w:rsidP="00000000" w:rsidRDefault="00000000" w:rsidRPr="00000000" w14:paraId="000008E5">
      <w:pPr>
        <w:spacing w:after="240" w:before="240" w:lineRule="auto"/>
        <w:jc w:val="center"/>
        <w:rPr>
          <w:ins w:author="Rahul Sharma" w:id="2" w:date="2025-08-20T10:07:34Z"/>
          <w:rFonts w:ascii="Roboto" w:cs="Roboto" w:eastAsia="Roboto" w:hAnsi="Roboto"/>
          <w:sz w:val="28"/>
          <w:szCs w:val="28"/>
          <w:rPrChange w:author="Rahul Sharma" w:id="0" w:date="2025-08-20T10:04:18Z">
            <w:rPr>
              <w:rFonts w:ascii="Courier New" w:cs="Courier New" w:eastAsia="Courier New" w:hAnsi="Courier New"/>
              <w:sz w:val="28"/>
              <w:szCs w:val="28"/>
            </w:rPr>
          </w:rPrChange>
        </w:rPr>
      </w:pPr>
      <w:ins w:author="Rahul Sharma" w:id="2" w:date="2025-08-20T10:07:34Z">
        <w:r w:rsidDel="00000000" w:rsidR="00000000" w:rsidRPr="00000000">
          <w:rPr>
            <w:rtl w:val="0"/>
          </w:rPr>
        </w:r>
      </w:ins>
    </w:p>
    <w:p w:rsidR="00000000" w:rsidDel="00000000" w:rsidP="00000000" w:rsidRDefault="00000000" w:rsidRPr="00000000" w14:paraId="000008E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tl w:val="0"/>
        </w:rPr>
      </w:r>
    </w:p>
    <w:p w:rsidR="00000000" w:rsidDel="00000000" w:rsidP="00000000" w:rsidRDefault="00000000" w:rsidRPr="00000000" w14:paraId="000008E7">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71yi0s92sc22" w:id="138"/>
      <w:bookmarkEnd w:id="138"/>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62</w:t>
      </w:r>
    </w:p>
    <w:p w:rsidR="00000000" w:rsidDel="00000000" w:rsidP="00000000" w:rsidRDefault="00000000" w:rsidRPr="00000000" w14:paraId="000008E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8 sec]</w:t>
      </w:r>
    </w:p>
    <w:p w:rsidR="00000000" w:rsidDel="00000000" w:rsidP="00000000" w:rsidRDefault="00000000" w:rsidRPr="00000000" w14:paraId="000008E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Stormy night me Rhea–Aryan car le kar nikle.</w:t>
      </w:r>
    </w:p>
    <w:p w:rsidR="00000000" w:rsidDel="00000000" w:rsidP="00000000" w:rsidRDefault="00000000" w:rsidRPr="00000000" w14:paraId="000008E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ne unhe dekha aur road pe unke peeche bhaagta raha.</w:t>
      </w:r>
    </w:p>
    <w:p w:rsidR="00000000" w:rsidDel="00000000" w:rsidP="00000000" w:rsidRDefault="00000000" w:rsidRPr="00000000" w14:paraId="000008E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(mad whisper):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“Main tumhe jaane nahi dunga, Rhea…”</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CUT TO BLACK.</w:t>
      </w:r>
    </w:p>
    <w:p w:rsidR="00000000" w:rsidDel="00000000" w:rsidP="00000000" w:rsidRDefault="00000000" w:rsidRPr="00000000" w14:paraId="000008EC">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w:t>
      </w:r>
      <w:r w:rsidDel="00000000" w:rsidR="00000000" w:rsidRPr="00000000">
        <w:rPr>
          <w:rFonts w:ascii="Nova Mono" w:cs="Nova Mono" w:eastAsia="Nova Mono" w:hAnsi="Nova Mono"/>
          <w:i w:val="1"/>
          <w:sz w:val="28"/>
          <w:szCs w:val="28"/>
          <w:rtl w:val="0"/>
          <w:rPrChange w:author="Rahul Sharma" w:id="0" w:date="2025-08-20T10:04:18Z">
            <w:rPr>
              <w:rFonts w:ascii="Fira Mono" w:cs="Fira Mono" w:eastAsia="Fira Mono" w:hAnsi="Fira Mono"/>
              <w:i w:val="1"/>
            </w:rPr>
          </w:rPrChange>
        </w:rPr>
        <w:t xml:space="preserve">Thunder rumble → fade into silence</w:t>
      </w:r>
    </w:p>
    <w:p w:rsidR="00000000" w:rsidDel="00000000" w:rsidP="00000000" w:rsidRDefault="00000000" w:rsidRPr="00000000" w14:paraId="000008E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E">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tvjaae35djm2" w:id="139"/>
      <w:bookmarkEnd w:id="13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EXT. EMPTY ROAD – NIGHT]</w:t>
      </w:r>
    </w:p>
    <w:p w:rsidR="00000000" w:rsidDel="00000000" w:rsidP="00000000" w:rsidRDefault="00000000" w:rsidRPr="00000000" w14:paraId="000008E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fast chal rahi hoti hai, headlights storm ko cut kar rahi hain. Suddenly, Aryan brake lagata hai.</w:t>
      </w:r>
    </w:p>
    <w:p w:rsidR="00000000" w:rsidDel="00000000" w:rsidP="00000000" w:rsidRDefault="00000000" w:rsidRPr="00000000" w14:paraId="000008F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Tires screech sound.</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Car road ke side pe ruk jaati hai.</w:t>
      </w:r>
    </w:p>
    <w:p w:rsidR="00000000" w:rsidDel="00000000" w:rsidP="00000000" w:rsidRDefault="00000000" w:rsidRPr="00000000" w14:paraId="000008F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Rain droplets windshield pe girti hain, wipers rhythmically chal rahe hain.</w:t>
      </w:r>
    </w:p>
    <w:p w:rsidR="00000000" w:rsidDel="00000000" w:rsidP="00000000" w:rsidRDefault="00000000" w:rsidRPr="00000000" w14:paraId="000008F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30hmjdixg5nz" w:id="140"/>
      <w:bookmarkEnd w:id="140"/>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INT. CAR – NIGHT]</w:t>
      </w:r>
    </w:p>
    <w:p w:rsidR="00000000" w:rsidDel="00000000" w:rsidP="00000000" w:rsidRDefault="00000000" w:rsidRPr="00000000" w14:paraId="000008F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ke andar silence. Rhea bag ko apni god me rakhi hai, Aryan uski taraf dekhta hai aur ek lambi saans leta hai.</w:t>
      </w:r>
    </w:p>
    <w:p w:rsidR="00000000" w:rsidDel="00000000" w:rsidP="00000000" w:rsidRDefault="00000000" w:rsidRPr="00000000" w14:paraId="000008F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(smiling, soft relief tone):</w:t>
        <w:br w:type="textWrapping"/>
        <w:t xml:space="preserve"> “Bas… khatam ho gaya. Ab koi hum tak nahi pohonch sakta.”</w:t>
      </w:r>
    </w:p>
    <w:p w:rsidR="00000000" w:rsidDel="00000000" w:rsidP="00000000" w:rsidRDefault="00000000" w:rsidRPr="00000000" w14:paraId="000008F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beat ke liye dono ek dusre ko dekhte hain. Fir Rhea halki si hansi chhod deti hai.</w:t>
      </w:r>
    </w:p>
    <w:p w:rsidR="00000000" w:rsidDel="00000000" w:rsidP="00000000" w:rsidRDefault="00000000" w:rsidRPr="00000000" w14:paraId="000008F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8">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zhbe34hcyfl" w:id="141"/>
      <w:bookmarkEnd w:id="14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LAUGHTER BREAKS THE TENSION]</w:t>
      </w:r>
    </w:p>
    <w:p w:rsidR="00000000" w:rsidDel="00000000" w:rsidP="00000000" w:rsidRDefault="00000000" w:rsidRPr="00000000" w14:paraId="000008F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Pehle chhoti si smile → fir dono zor se hasne lagte hain.</w:t>
      </w:r>
    </w:p>
    <w:p w:rsidR="00000000" w:rsidDel="00000000" w:rsidP="00000000" w:rsidRDefault="00000000" w:rsidRPr="00000000" w14:paraId="000008F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w:t>
      </w:r>
    </w:p>
    <w:p w:rsidR="00000000" w:rsidDel="00000000" w:rsidP="00000000" w:rsidRDefault="00000000" w:rsidRPr="00000000" w14:paraId="000008F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ke aansu aur hansi ek saath mix ho jaate hain.</w:t>
      </w:r>
    </w:p>
    <w:p w:rsidR="00000000" w:rsidDel="00000000" w:rsidP="00000000" w:rsidRDefault="00000000" w:rsidRPr="00000000" w14:paraId="000008F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steering wheel pe thapp thappata hai aur hansi me jhuk jata hai.</w:t>
      </w:r>
    </w:p>
    <w:p w:rsidR="00000000" w:rsidDel="00000000" w:rsidP="00000000" w:rsidRDefault="00000000" w:rsidRPr="00000000" w14:paraId="000008F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Unke beech ek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release of tension moment</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hai.</w:t>
      </w:r>
    </w:p>
    <w:p w:rsidR="00000000" w:rsidDel="00000000" w:rsidP="00000000" w:rsidRDefault="00000000" w:rsidRPr="00000000" w14:paraId="000008F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F">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vetu24cdj6hn" w:id="142"/>
      <w:bookmarkEnd w:id="14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ROMANCE BEGINS]</w:t>
      </w:r>
    </w:p>
    <w:p w:rsidR="00000000" w:rsidDel="00000000" w:rsidP="00000000" w:rsidRDefault="00000000" w:rsidRPr="00000000" w14:paraId="0000090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dheere se Rhea ka haath pakadta hai.</w:t>
        <w:br w:type="textWrapping"/>
        <w:t xml:space="preserve"> Rhea uski taraf mudti hai, aankhon me relief aur pyaar.</w:t>
      </w:r>
    </w:p>
    <w:p w:rsidR="00000000" w:rsidDel="00000000" w:rsidP="00000000" w:rsidRDefault="00000000" w:rsidRPr="00000000" w14:paraId="0000090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(whisper, emotional):</w:t>
        <w:br w:type="textWrapping"/>
        <w:t xml:space="preserve"> “Aaj tum na hote, toh main… sab khatam kar deti.”</w:t>
      </w:r>
    </w:p>
    <w:p w:rsidR="00000000" w:rsidDel="00000000" w:rsidP="00000000" w:rsidRDefault="00000000" w:rsidRPr="00000000" w14:paraId="0000090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finger se uske lips silence me press karta hai.</w:t>
        <w:br w:type="textWrapping"/>
        <w:t xml:space="preserve"> Aryan (low, intense):</w:t>
        <w:br w:type="textWrapping"/>
        <w:t xml:space="preserve"> “Shhh… ab hum dono hain. Sirf hum.”</w:t>
      </w:r>
    </w:p>
    <w:p w:rsidR="00000000" w:rsidDel="00000000" w:rsidP="00000000" w:rsidRDefault="00000000" w:rsidRPr="00000000" w14:paraId="0000090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Slowly dono kareeb aa jaate hain.</w:t>
        <w:br w:type="textWrapping"/>
        <w:t xml:space="preserve"> Camera tight shot: Rain ke drops ki reflection windshield pe, andar unki silhouettes pass aati hain.</w:t>
      </w:r>
    </w:p>
    <w:p w:rsidR="00000000" w:rsidDel="00000000" w:rsidP="00000000" w:rsidRDefault="00000000" w:rsidRPr="00000000" w14:paraId="00000904">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Music: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Soft piano + storm ki halki gungunahat</w:t>
      </w:r>
    </w:p>
    <w:p w:rsidR="00000000" w:rsidDel="00000000" w:rsidP="00000000" w:rsidRDefault="00000000" w:rsidRPr="00000000" w14:paraId="0000090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6">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y77ccfhgl8mr" w:id="143"/>
      <w:bookmarkEnd w:id="14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5 – PASSIONATE MOMENT]</w:t>
      </w:r>
    </w:p>
    <w:p w:rsidR="00000000" w:rsidDel="00000000" w:rsidP="00000000" w:rsidRDefault="00000000" w:rsidRPr="00000000" w14:paraId="0000090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Car ke andar warmth.</w:t>
        <w:br w:type="textWrapping"/>
        <w:t xml:space="preserve"> Aryan aur Rhea ek dusre ke kareeb aa jaate hain, pehle awkward hesitation → phir intense embrace.</w:t>
      </w:r>
    </w:p>
    <w:p w:rsidR="00000000" w:rsidDel="00000000" w:rsidP="00000000" w:rsidRDefault="00000000" w:rsidRPr="00000000" w14:paraId="0000090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w:t>
      </w:r>
    </w:p>
    <w:p w:rsidR="00000000" w:rsidDel="00000000" w:rsidP="00000000" w:rsidRDefault="00000000" w:rsidRPr="00000000" w14:paraId="0000090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Hands interlock.</w:t>
      </w:r>
    </w:p>
    <w:p w:rsidR="00000000" w:rsidDel="00000000" w:rsidP="00000000" w:rsidRDefault="00000000" w:rsidRPr="00000000" w14:paraId="0000090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apna head Aryan ke chest pe rakhti hai.</w:t>
      </w:r>
    </w:p>
    <w:p w:rsidR="00000000" w:rsidDel="00000000" w:rsidP="00000000" w:rsidRDefault="00000000" w:rsidRPr="00000000" w14:paraId="0000090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gently uske hair ko brush karta hai.</w:t>
      </w:r>
    </w:p>
    <w:p w:rsidR="00000000" w:rsidDel="00000000" w:rsidP="00000000" w:rsidRDefault="00000000" w:rsidRPr="00000000" w14:paraId="0000090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Heartbeat amplify hota hai background me.</w:t>
      </w:r>
    </w:p>
    <w:p w:rsidR="00000000" w:rsidDel="00000000" w:rsidP="00000000" w:rsidRDefault="00000000" w:rsidRPr="00000000" w14:paraId="0000090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90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F">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f2dl79ly849e" w:id="144"/>
      <w:bookmarkEnd w:id="14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[TEXT ON SCREEN]</w:t>
      </w:r>
    </w:p>
    <w:p w:rsidR="00000000" w:rsidDel="00000000" w:rsidP="00000000" w:rsidRDefault="00000000" w:rsidRPr="00000000" w14:paraId="00000910">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“Storm ke beech Rhea aur Aryan ne ek nayi shuruaat mehsoos ki… lekin unka yeh sukoon kitni der ke liye hai?”</w:t>
      </w:r>
    </w:p>
    <w:p w:rsidR="00000000" w:rsidDel="00000000" w:rsidP="00000000" w:rsidRDefault="00000000" w:rsidRPr="00000000" w14:paraId="0000091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1C">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ls94bhu017j" w:id="145"/>
      <w:bookmarkEnd w:id="145"/>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63</w:t>
      </w:r>
    </w:p>
    <w:p w:rsidR="00000000" w:rsidDel="00000000" w:rsidP="00000000" w:rsidRDefault="00000000" w:rsidRPr="00000000" w14:paraId="0000091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5 – PASSIONATE MOMENT – CONTINUED]</w:t>
      </w:r>
    </w:p>
    <w:p w:rsidR="00000000" w:rsidDel="00000000" w:rsidP="00000000" w:rsidRDefault="00000000" w:rsidRPr="00000000" w14:paraId="0000091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ke andar warmth build ho rahi hai. Baarish ki boonde windshield pe gir rahi hain, aur wipers unhe rhythm me saaf kar rahe hain.</w:t>
      </w:r>
    </w:p>
    <w:p w:rsidR="00000000" w:rsidDel="00000000" w:rsidP="00000000" w:rsidRDefault="00000000" w:rsidRPr="00000000" w14:paraId="0000091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aur Rhea ek dusre ke kareeb aate hain. Dono ke faces inches ke distance par ruk jaate hain.</w:t>
      </w:r>
    </w:p>
    <w:p w:rsidR="00000000" w:rsidDel="00000000" w:rsidP="00000000" w:rsidRDefault="00000000" w:rsidRPr="00000000" w14:paraId="0000092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slow zoom:</w:t>
      </w:r>
    </w:p>
    <w:p w:rsidR="00000000" w:rsidDel="00000000" w:rsidP="00000000" w:rsidRDefault="00000000" w:rsidRPr="00000000" w14:paraId="0000092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ki aankhon me aansuon ki chamak, saath hi ek nayi chamak.</w:t>
      </w:r>
    </w:p>
    <w:p w:rsidR="00000000" w:rsidDel="00000000" w:rsidP="00000000" w:rsidRDefault="00000000" w:rsidRPr="00000000" w14:paraId="0000092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ke lips pe ek half-smile, joh sirf Rhea ke liye rakhi hai.</w:t>
      </w:r>
    </w:p>
    <w:p w:rsidR="00000000" w:rsidDel="00000000" w:rsidP="00000000" w:rsidRDefault="00000000" w:rsidRPr="00000000" w14:paraId="0000092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(husky whisper):</w:t>
        <w:br w:type="textWrapping"/>
        <w:t xml:space="preserve"> “Main tumhe kabhi akela nahi chhodunga, Rhea…”</w:t>
      </w:r>
    </w:p>
    <w:p w:rsidR="00000000" w:rsidDel="00000000" w:rsidP="00000000" w:rsidRDefault="00000000" w:rsidRPr="00000000" w14:paraId="0000092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ke aansu finally gir jaate hain, lekin is baar dukh ke nahi, sukoon ke.</w:t>
      </w:r>
    </w:p>
    <w:p w:rsidR="00000000" w:rsidDel="00000000" w:rsidP="00000000" w:rsidRDefault="00000000" w:rsidRPr="00000000" w14:paraId="0000092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(broken voice, almost whisper):</w:t>
        <w:br w:type="textWrapping"/>
        <w:t xml:space="preserve"> “Mujhe bas tum chahiye, Aryan…”</w:t>
      </w:r>
    </w:p>
    <w:p w:rsidR="00000000" w:rsidDel="00000000" w:rsidP="00000000" w:rsidRDefault="00000000" w:rsidRPr="00000000" w14:paraId="0000092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7">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crcpte2pbec7" w:id="146"/>
      <w:bookmarkEnd w:id="14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6 – INTENSE EMBRACE]</w:t>
      </w:r>
    </w:p>
    <w:p w:rsidR="00000000" w:rsidDel="00000000" w:rsidP="00000000" w:rsidRDefault="00000000" w:rsidRPr="00000000" w14:paraId="0000092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Rhea aur Aryan ke lips finally touch hote hain – ek pehle soft aur phir deep kiss.</w:t>
        <w:br w:type="textWrapping"/>
        <w:t xml:space="preserve"> Camera: Close-up → silhouette shot against rain-lit windshield.</w:t>
      </w:r>
    </w:p>
    <w:p w:rsidR="00000000" w:rsidDel="00000000" w:rsidP="00000000" w:rsidRDefault="00000000" w:rsidRPr="00000000" w14:paraId="0000092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Hands tightly interlock hote hain.</w:t>
        <w:br w:type="textWrapping"/>
        <w:t xml:space="preserve"> Rhea apna bag side seat par gira deti hai, aur Aryan uske chehre ko gently hold karta hai.</w:t>
      </w:r>
    </w:p>
    <w:p w:rsidR="00000000" w:rsidDel="00000000" w:rsidP="00000000" w:rsidRDefault="00000000" w:rsidRPr="00000000" w14:paraId="0000092A">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Background Music: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Storm ki garaj me ek soft violin build-up.</w:t>
      </w:r>
    </w:p>
    <w:p w:rsidR="00000000" w:rsidDel="00000000" w:rsidP="00000000" w:rsidRDefault="00000000" w:rsidRPr="00000000" w14:paraId="0000092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C">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h5rxvl2g9dnz" w:id="147"/>
      <w:bookmarkEnd w:id="14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7 – LOVE IN MOTION]</w:t>
      </w:r>
    </w:p>
    <w:p w:rsidR="00000000" w:rsidDel="00000000" w:rsidP="00000000" w:rsidRDefault="00000000" w:rsidRPr="00000000" w14:paraId="0000092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ke andar thodi mist settle ho jaati hai windows par.</w:t>
      </w:r>
    </w:p>
    <w:p w:rsidR="00000000" w:rsidDel="00000000" w:rsidP="00000000" w:rsidRDefault="00000000" w:rsidRPr="00000000" w14:paraId="0000092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Rhea ke baal gently side karta hai aur uske neck pe kiss karta hai.</w:t>
      </w:r>
    </w:p>
    <w:p w:rsidR="00000000" w:rsidDel="00000000" w:rsidP="00000000" w:rsidRDefault="00000000" w:rsidRPr="00000000" w14:paraId="0000092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apni eyes close karke uske chest pe hands press karti hai.</w:t>
      </w:r>
    </w:p>
    <w:p w:rsidR="00000000" w:rsidDel="00000000" w:rsidP="00000000" w:rsidRDefault="00000000" w:rsidRPr="00000000" w14:paraId="0000093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ek passionate yet emotional rhythm me dono ke close-ups dikhata hai.</w:t>
      </w:r>
    </w:p>
    <w:p w:rsidR="00000000" w:rsidDel="00000000" w:rsidP="00000000" w:rsidRDefault="00000000" w:rsidRPr="00000000" w14:paraId="0000093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Heartbeat + Rain sync ek hi beat me chalti hai.</w:t>
      </w:r>
    </w:p>
    <w:p w:rsidR="00000000" w:rsidDel="00000000" w:rsidP="00000000" w:rsidRDefault="00000000" w:rsidRPr="00000000" w14:paraId="0000093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yybqhvw2d6hl" w:id="148"/>
      <w:bookmarkEnd w:id="14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8 – MOMENT OF STILLNESS]</w:t>
      </w:r>
    </w:p>
    <w:p w:rsidR="00000000" w:rsidDel="00000000" w:rsidP="00000000" w:rsidRDefault="00000000" w:rsidRPr="00000000" w14:paraId="0000093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long embrace ke baad Rhea Aryan ke kandhe par apna head rakh deti hai.</w:t>
        <w:br w:type="textWrapping"/>
        <w:t xml:space="preserve"> Donon heavily breathe kar rahe hote hain – ek dusre ke saath sukoon me.</w:t>
      </w:r>
    </w:p>
    <w:p w:rsidR="00000000" w:rsidDel="00000000" w:rsidP="00000000" w:rsidRDefault="00000000" w:rsidRPr="00000000" w14:paraId="0000093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(soft murmur, half-smile):</w:t>
        <w:br w:type="textWrapping"/>
        <w:t xml:space="preserve"> “Lagta hai storm sirf bahar hai… andar toh bas tum ho.”</w:t>
      </w:r>
    </w:p>
    <w:p w:rsidR="00000000" w:rsidDel="00000000" w:rsidP="00000000" w:rsidRDefault="00000000" w:rsidRPr="00000000" w14:paraId="0000093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(smiling, stroking her hair):</w:t>
        <w:br w:type="textWrapping"/>
        <w:t xml:space="preserve"> “Bas hum… aur humara naya safar.”</w:t>
      </w:r>
    </w:p>
    <w:p w:rsidR="00000000" w:rsidDel="00000000" w:rsidP="00000000" w:rsidRDefault="00000000" w:rsidRPr="00000000" w14:paraId="0000093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Zoom-out → Car ke andar warmth, bahar storm.</w:t>
      </w:r>
    </w:p>
    <w:p w:rsidR="00000000" w:rsidDel="00000000" w:rsidP="00000000" w:rsidRDefault="00000000" w:rsidRPr="00000000" w14:paraId="0000093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93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A">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i67ffwhwgiyg" w:id="149"/>
      <w:bookmarkEnd w:id="14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[TEXT ON SCREEN]</w:t>
      </w:r>
    </w:p>
    <w:p w:rsidR="00000000" w:rsidDel="00000000" w:rsidP="00000000" w:rsidRDefault="00000000" w:rsidRPr="00000000" w14:paraId="0000093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“Jahan ek taraf mohabbat ne unhe aur kareeb la diya… wahin doosri taraf andhera unke peeche peeche aa raha hai. Kabir aur Raghubeer ki chaal ab unki mohabbat ko todne ke liye tayar hai.”</w:t>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3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3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3F">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8t0jm68919qw" w:id="150"/>
      <w:bookmarkEnd w:id="150"/>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64</w:t>
      </w:r>
    </w:p>
    <w:p w:rsidR="00000000" w:rsidDel="00000000" w:rsidP="00000000" w:rsidRDefault="00000000" w:rsidRPr="00000000" w14:paraId="0000094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Quick flashbacks:</w:t>
      </w:r>
    </w:p>
    <w:p w:rsidR="00000000" w:rsidDel="00000000" w:rsidP="00000000" w:rsidRDefault="00000000" w:rsidRPr="00000000" w14:paraId="0000094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Rhea–Aryan car brake lagate hain, tension ke baad hansi.</w:t>
      </w:r>
    </w:p>
    <w:p w:rsidR="00000000" w:rsidDel="00000000" w:rsidP="00000000" w:rsidRDefault="00000000" w:rsidRPr="00000000" w14:paraId="0000094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ke andar passionate embrace, kiss aur unki closeness.</w:t>
      </w:r>
    </w:p>
    <w:p w:rsidR="00000000" w:rsidDel="00000000" w:rsidP="00000000" w:rsidRDefault="00000000" w:rsidRPr="00000000" w14:paraId="0000094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(soft whisper): “Lagta hai storm sirf bahar hai… andar toh bas tum ho.”</w:t>
        <w:br w:type="textWrapping"/>
        <w:t xml:space="preserve"> CUT TO: Car ki headlights storm me blaze karti hain.</w:t>
        <w:br w:type="textWrapping"/>
        <w:t xml:space="preserve"> SFX: Thunder crack + Heartbeat build</w:t>
      </w:r>
    </w:p>
    <w:p w:rsidR="00000000" w:rsidDel="00000000" w:rsidP="00000000" w:rsidRDefault="00000000" w:rsidRPr="00000000" w14:paraId="0000094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EMPTY ROAD – NIGHT]</w:t>
        <w:br w:type="textWrapping"/>
        <w:t xml:space="preserve"> Camera: Car headlights rain ke beech bright chamak rahe hote hain.</w:t>
        <w:br w:type="textWrapping"/>
        <w:t xml:space="preserve"> Dheere se reveal hota hai — headlights ke saamne ek aadmi khada hai.</w:t>
      </w:r>
    </w:p>
    <w:p w:rsidR="00000000" w:rsidDel="00000000" w:rsidP="00000000" w:rsidRDefault="00000000" w:rsidRPr="00000000" w14:paraId="0000094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Silhouette clear hoti hai →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Pura bheeg chuka hai, aankhon me raw madness.</w:t>
      </w:r>
    </w:p>
    <w:p w:rsidR="00000000" w:rsidDel="00000000" w:rsidP="00000000" w:rsidRDefault="00000000" w:rsidRPr="00000000" w14:paraId="0000094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w:t>
        <w:br w:type="textWrapping"/>
        <w:t xml:space="preserve"> Uske chehre pe gussa aur hurt ka mix.</w:t>
        <w:br w:type="textWrapping"/>
        <w:t xml:space="preserve"> Kabir apni aankhon se seedha windshield ke andar jhaank raha hai.</w:t>
      </w:r>
    </w:p>
    <w:p w:rsidR="00000000" w:rsidDel="00000000" w:rsidP="00000000" w:rsidRDefault="00000000" w:rsidRPr="00000000" w14:paraId="0000094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INT. CAR – SAME TIME]</w:t>
        <w:br w:type="textWrapping"/>
        <w:t xml:space="preserve"> Rhea abhi Aryan ke kandhe pe tikke hoti hai. Suddenly uski nazar windshield se aage padti hai.</w:t>
      </w:r>
    </w:p>
    <w:p w:rsidR="00000000" w:rsidDel="00000000" w:rsidP="00000000" w:rsidRDefault="00000000" w:rsidRPr="00000000" w14:paraId="0000094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ki aankhon me shock freeze.</w:t>
        <w:br w:type="textWrapping"/>
        <w:t xml:space="preserve"> Uska saans ekdum ruk jaata hai.</w:t>
      </w:r>
    </w:p>
    <w:p w:rsidR="00000000" w:rsidDel="00000000" w:rsidP="00000000" w:rsidRDefault="00000000" w:rsidRPr="00000000" w14:paraId="0000094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(shaken whisper):</w:t>
        <w:br w:type="textWrapping"/>
        <w:t xml:space="preserve"> “Aryan… Aryan… wohh… Kabir!”</w:t>
      </w:r>
    </w:p>
    <w:p w:rsidR="00000000" w:rsidDel="00000000" w:rsidP="00000000" w:rsidRDefault="00000000" w:rsidRPr="00000000" w14:paraId="0000094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Rhea ke POV se windshield blur ke piche Kabir khada, slowly un dono ko dekh raha hai.</w:t>
      </w:r>
    </w:p>
    <w:p w:rsidR="00000000" w:rsidDel="00000000" w:rsidP="00000000" w:rsidRDefault="00000000" w:rsidRPr="00000000" w14:paraId="0000094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INSIDE CAR – BUILD UP]</w:t>
        <w:br w:type="textWrapping"/>
        <w:t xml:space="preserve"> Aryan immediately upright ho jaata hai, Rhea ko apne close pull karta hai protectively.</w:t>
      </w:r>
    </w:p>
    <w:p w:rsidR="00000000" w:rsidDel="00000000" w:rsidP="00000000" w:rsidRDefault="00000000" w:rsidRPr="00000000" w14:paraId="0000094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(angry whisper):</w:t>
        <w:br w:type="textWrapping"/>
        <w:t xml:space="preserve"> “Ye yahan kaise…?”</w:t>
      </w:r>
    </w:p>
    <w:p w:rsidR="00000000" w:rsidDel="00000000" w:rsidP="00000000" w:rsidRDefault="00000000" w:rsidRPr="00000000" w14:paraId="0000095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tight shot: Kabir ki aankhon ka reflection windshield pe.</w:t>
        <w:br w:type="textWrapping"/>
        <w:t xml:space="preserve"> Rhea ka haath Aryan ki arm ko squeeze karta hai.</w:t>
      </w:r>
    </w:p>
    <w:p w:rsidR="00000000" w:rsidDel="00000000" w:rsidP="00000000" w:rsidRDefault="00000000" w:rsidRPr="00000000" w14:paraId="0000095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(trembling voice):</w:t>
        <w:br w:type="textWrapping"/>
        <w:t xml:space="preserve"> “Usse sab pata chal gaya hai…”</w:t>
      </w:r>
    </w:p>
    <w:p w:rsidR="00000000" w:rsidDel="00000000" w:rsidP="00000000" w:rsidRDefault="00000000" w:rsidRPr="00000000" w14:paraId="0000095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EXT. ROAD – KABIR POV]</w:t>
        <w:br w:type="textWrapping"/>
        <w:t xml:space="preserve"> Kabir slow steps car ki taraf badhata hai, headlights uske chehre ko half light-half shadow banati hain.</w:t>
      </w:r>
    </w:p>
    <w:p w:rsidR="00000000" w:rsidDel="00000000" w:rsidP="00000000" w:rsidRDefault="00000000" w:rsidRPr="00000000" w14:paraId="0000095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(low, broken whisper, almost smile):</w:t>
        <w:br w:type="textWrapping"/>
        <w:t xml:space="preserve"> “Pyaar ke naam pe mujhe dhokha diya… aur ab mere saamne uske saath…”</w:t>
      </w:r>
    </w:p>
    <w:p w:rsidR="00000000" w:rsidDel="00000000" w:rsidP="00000000" w:rsidRDefault="00000000" w:rsidRPr="00000000" w14:paraId="0000095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Uske fists tighten. Rain aur thunder uske gusse ka echo ban jata hai.</w:t>
      </w:r>
    </w:p>
    <w:p w:rsidR="00000000" w:rsidDel="00000000" w:rsidP="00000000" w:rsidRDefault="00000000" w:rsidRPr="00000000" w14:paraId="0000095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958">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“Mohabbat ke is tufaan me… kya Rhea aur Aryan apna raasta nikal payenge? Ya Kabir ka obsession sab kuch khatam kar dega?”</w:t>
      </w:r>
    </w:p>
    <w:p w:rsidR="00000000" w:rsidDel="00000000" w:rsidP="00000000" w:rsidRDefault="00000000" w:rsidRPr="00000000" w14:paraId="0000095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5A">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ve7xqsdm4vxt" w:id="151"/>
      <w:bookmarkEnd w:id="151"/>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65</w:t>
      </w:r>
    </w:p>
    <w:p w:rsidR="00000000" w:rsidDel="00000000" w:rsidP="00000000" w:rsidRDefault="00000000" w:rsidRPr="00000000" w14:paraId="0000095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w:t>
      </w:r>
    </w:p>
    <w:p w:rsidR="00000000" w:rsidDel="00000000" w:rsidP="00000000" w:rsidRDefault="00000000" w:rsidRPr="00000000" w14:paraId="0000095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ke andar Rhea–Aryan ka passionate moment.</w:t>
      </w:r>
    </w:p>
    <w:p w:rsidR="00000000" w:rsidDel="00000000" w:rsidP="00000000" w:rsidRDefault="00000000" w:rsidRPr="00000000" w14:paraId="0000095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Headlights me Kabir ka shadow khada.</w:t>
      </w:r>
    </w:p>
    <w:p w:rsidR="00000000" w:rsidDel="00000000" w:rsidP="00000000" w:rsidRDefault="00000000" w:rsidRPr="00000000" w14:paraId="0000095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whisper: “Aryan… wohh… Kabir!”</w:t>
      </w:r>
    </w:p>
    <w:p w:rsidR="00000000" w:rsidDel="00000000" w:rsidP="00000000" w:rsidRDefault="00000000" w:rsidRPr="00000000" w14:paraId="0000095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steps forward, fists tighten, storm roar.</w:t>
        <w:br w:type="textWrapping"/>
        <w:t xml:space="preserve"> CUT TO BLACK.</w:t>
      </w:r>
    </w:p>
    <w:p w:rsidR="00000000" w:rsidDel="00000000" w:rsidP="00000000" w:rsidRDefault="00000000" w:rsidRPr="00000000" w14:paraId="0000096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SFX: Thunder blast → Fade in rain sound.</w:t>
      </w:r>
    </w:p>
    <w:p w:rsidR="00000000" w:rsidDel="00000000" w:rsidP="00000000" w:rsidRDefault="00000000" w:rsidRPr="00000000" w14:paraId="0000096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ROAD – NIGHT]</w:t>
        <w:br w:type="textWrapping"/>
        <w:t xml:space="preserve"> Camera: Car headlights Kabir ke figure ko spotlight ki tarah dikhati hain.</w:t>
        <w:br w:type="textWrapping"/>
        <w:t xml:space="preserve"> Rhea shock me freeze hoti hai, phir achanak impulse se car door khol deti hai.</w:t>
      </w:r>
    </w:p>
    <w:p w:rsidR="00000000" w:rsidDel="00000000" w:rsidP="00000000" w:rsidRDefault="00000000" w:rsidRPr="00000000" w14:paraId="0000096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Car door slam.</w:t>
      </w:r>
    </w:p>
    <w:p w:rsidR="00000000" w:rsidDel="00000000" w:rsidP="00000000" w:rsidRDefault="00000000" w:rsidRPr="00000000" w14:paraId="0000096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storm me tezi se bhaag kar Kabir ki taraf nikalti hai.</w:t>
      </w:r>
    </w:p>
    <w:p w:rsidR="00000000" w:rsidDel="00000000" w:rsidP="00000000" w:rsidRDefault="00000000" w:rsidRPr="00000000" w14:paraId="0000096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(urgent, tense):</w:t>
        <w:br w:type="textWrapping"/>
        <w:t xml:space="preserve"> “Rhea— rukho!”</w:t>
      </w:r>
    </w:p>
    <w:p w:rsidR="00000000" w:rsidDel="00000000" w:rsidP="00000000" w:rsidRDefault="00000000" w:rsidRPr="00000000" w14:paraId="0000096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bhi turant driver seat se bahar nikalta hai, barish me bheegta hua uske piche daudta hai.</w:t>
      </w:r>
    </w:p>
    <w:p w:rsidR="00000000" w:rsidDel="00000000" w:rsidP="00000000" w:rsidRDefault="00000000" w:rsidRPr="00000000" w14:paraId="0000096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ROAD MIDPOINT – KABIR &amp; RHEA]</w:t>
        <w:br w:type="textWrapping"/>
        <w:t xml:space="preserve"> Kabir ek jagah khada hai, aankhon me junoon aur dard.</w:t>
        <w:br w:type="textWrapping"/>
        <w:t xml:space="preserve"> Rhea tez saans leti hui uske samne aati hai.</w:t>
      </w:r>
    </w:p>
    <w:p w:rsidR="00000000" w:rsidDel="00000000" w:rsidP="00000000" w:rsidRDefault="00000000" w:rsidRPr="00000000" w14:paraId="0000096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(voice trembling, half-shout):</w:t>
        <w:br w:type="textWrapping"/>
        <w:t xml:space="preserve"> “Kabir… tum yahan…?”</w:t>
      </w:r>
    </w:p>
    <w:p w:rsidR="00000000" w:rsidDel="00000000" w:rsidP="00000000" w:rsidRDefault="00000000" w:rsidRPr="00000000" w14:paraId="0000096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(broken laugh, raw tone):</w:t>
        <w:br w:type="textWrapping"/>
        <w:t xml:space="preserve"> “Main? Tum puch rahi ho main yahan kaise? Tumhare jhooton aur dhokhe ne mujhe yahan kheench liya, Rhea!”</w:t>
      </w:r>
    </w:p>
    <w:p w:rsidR="00000000" w:rsidDel="00000000" w:rsidP="00000000" w:rsidRDefault="00000000" w:rsidRPr="00000000" w14:paraId="0000096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Kabir ke chehre ka close-up, tears rain ke drops ke saath mix ho rahe hote hain.</w:t>
      </w:r>
    </w:p>
    <w:p w:rsidR="00000000" w:rsidDel="00000000" w:rsidP="00000000" w:rsidRDefault="00000000" w:rsidRPr="00000000" w14:paraId="0000096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ARYAN JOHINS]</w:t>
        <w:br w:type="textWrapping"/>
        <w:t xml:space="preserve"> Aryan Rhea ke samne aa kar usse protect karta hai, Kabir aur Rhea ke beech barrier ban jaata hai.</w:t>
      </w:r>
    </w:p>
    <w:p w:rsidR="00000000" w:rsidDel="00000000" w:rsidP="00000000" w:rsidRDefault="00000000" w:rsidRPr="00000000" w14:paraId="0000096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(firm, controlled anger):</w:t>
        <w:br w:type="textWrapping"/>
        <w:t xml:space="preserve"> “Rhea ke kareeb aane ki koshish bhi mat karna, Kabir.”</w:t>
      </w:r>
    </w:p>
    <w:p w:rsidR="00000000" w:rsidDel="00000000" w:rsidP="00000000" w:rsidRDefault="00000000" w:rsidRPr="00000000" w14:paraId="0000096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ki aankhon me aur zyada junoon.</w:t>
        <w:br w:type="textWrapping"/>
        <w:t xml:space="preserve"> Kabir (yelling, storm ke roar ke saath):</w:t>
        <w:br w:type="textWrapping"/>
        <w:t xml:space="preserve"> “Tum mujhe rokoge? Tum sochte ho tumhari baahon me jaakar yeh mujhe bhool jaayegi? Rhea sirf meri hai!”</w:t>
      </w:r>
    </w:p>
    <w:p w:rsidR="00000000" w:rsidDel="00000000" w:rsidP="00000000" w:rsidRDefault="00000000" w:rsidRPr="00000000" w14:paraId="0000097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TENSION BUILD]</w:t>
        <w:br w:type="textWrapping"/>
        <w:t xml:space="preserve"> Camera fast cuts:</w:t>
      </w:r>
    </w:p>
    <w:p w:rsidR="00000000" w:rsidDel="00000000" w:rsidP="00000000" w:rsidRDefault="00000000" w:rsidRPr="00000000" w14:paraId="0000097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scared face.</w:t>
      </w:r>
    </w:p>
    <w:p w:rsidR="00000000" w:rsidDel="00000000" w:rsidP="00000000" w:rsidRDefault="00000000" w:rsidRPr="00000000" w14:paraId="0000097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ka clenched jaw.</w:t>
      </w:r>
    </w:p>
    <w:p w:rsidR="00000000" w:rsidDel="00000000" w:rsidP="00000000" w:rsidRDefault="00000000" w:rsidRPr="00000000" w14:paraId="0000097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ki aankhon me fire.</w:t>
      </w:r>
    </w:p>
    <w:p w:rsidR="00000000" w:rsidDel="00000000" w:rsidP="00000000" w:rsidRDefault="00000000" w:rsidRPr="00000000" w14:paraId="0000097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(crying, desperate):</w:t>
        <w:br w:type="textWrapping"/>
        <w:t xml:space="preserve"> “Kabir, bas karo! Yeh junoon tumhe barbaad kar dega!”</w:t>
      </w:r>
    </w:p>
    <w:p w:rsidR="00000000" w:rsidDel="00000000" w:rsidP="00000000" w:rsidRDefault="00000000" w:rsidRPr="00000000" w14:paraId="0000097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(low, dangerous whisper):</w:t>
        <w:br w:type="textWrapping"/>
        <w:t xml:space="preserve"> “Nahi Rhea… yeh junoon tumhe meri banayega. Chahe kuch bhi ho.”</w:t>
      </w:r>
    </w:p>
    <w:p w:rsidR="00000000" w:rsidDel="00000000" w:rsidP="00000000" w:rsidRDefault="00000000" w:rsidRPr="00000000" w14:paraId="0000097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Kabir dheere-dheere un dono ki taraf chalna start karta hai, rain thunder background me.</w:t>
      </w:r>
    </w:p>
    <w:p w:rsidR="00000000" w:rsidDel="00000000" w:rsidP="00000000" w:rsidRDefault="00000000" w:rsidRPr="00000000" w14:paraId="0000097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97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“Ek taraf Aryan ka pyaar… doosri taraf Kabir ka obsession. Iss stormy raat me takraav ka agla kadam kya hoga?”</w:t>
      </w:r>
    </w:p>
    <w:p w:rsidR="00000000" w:rsidDel="00000000" w:rsidP="00000000" w:rsidRDefault="00000000" w:rsidRPr="00000000" w14:paraId="0000097B">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7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7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7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7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8A">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m8a3pupeur2k" w:id="152"/>
      <w:bookmarkEnd w:id="152"/>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66</w:t>
      </w:r>
    </w:p>
    <w:p w:rsidR="00000000" w:rsidDel="00000000" w:rsidP="00000000" w:rsidRDefault="00000000" w:rsidRPr="00000000" w14:paraId="0000098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12 sec]</w:t>
        <w:br w:type="textWrapping"/>
        <w:t xml:space="preserve"> Flash cuts:</w:t>
      </w:r>
    </w:p>
    <w:p w:rsidR="00000000" w:rsidDel="00000000" w:rsidP="00000000" w:rsidRDefault="00000000" w:rsidRPr="00000000" w14:paraId="0000098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car se bahar bhaagti hai.</w:t>
      </w:r>
    </w:p>
    <w:p w:rsidR="00000000" w:rsidDel="00000000" w:rsidP="00000000" w:rsidRDefault="00000000" w:rsidRPr="00000000" w14:paraId="0000098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uske peeche storm me daudta hai.</w:t>
      </w:r>
    </w:p>
    <w:p w:rsidR="00000000" w:rsidDel="00000000" w:rsidP="00000000" w:rsidRDefault="00000000" w:rsidRPr="00000000" w14:paraId="0000098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gussa: “Rhea sirf meri hai!”</w:t>
      </w:r>
    </w:p>
    <w:p w:rsidR="00000000" w:rsidDel="00000000" w:rsidP="00000000" w:rsidRDefault="00000000" w:rsidRPr="00000000" w14:paraId="0000098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un dono ki taraf barish me chalna start karta hai.</w:t>
        <w:br w:type="textWrapping"/>
        <w:t xml:space="preserve"> CUT TO BLACK.</w:t>
      </w:r>
    </w:p>
    <w:p w:rsidR="00000000" w:rsidDel="00000000" w:rsidP="00000000" w:rsidRDefault="00000000" w:rsidRPr="00000000" w14:paraId="0000099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Thunder crack + rain roar.</w:t>
      </w:r>
    </w:p>
    <w:p w:rsidR="00000000" w:rsidDel="00000000" w:rsidP="00000000" w:rsidRDefault="00000000" w:rsidRPr="00000000" w14:paraId="0000099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ROAD – CONTINUOUS]</w:t>
        <w:br w:type="textWrapping"/>
        <w:t xml:space="preserve"> Camera: Kabir dheere-dheere aage badhta hai. Rain uske face pe girti hai, aankhon me dard aur junoon dono.</w:t>
      </w:r>
    </w:p>
    <w:p w:rsidR="00000000" w:rsidDel="00000000" w:rsidP="00000000" w:rsidRDefault="00000000" w:rsidRPr="00000000" w14:paraId="0000099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shock me khadi hai, Aryan protectively uske aage.</w:t>
      </w:r>
    </w:p>
    <w:p w:rsidR="00000000" w:rsidDel="00000000" w:rsidP="00000000" w:rsidRDefault="00000000" w:rsidRPr="00000000" w14:paraId="0000099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(broken scream, voice echoing in storm):</w:t>
        <w:br w:type="textWrapping"/>
        <w:t xml:space="preserve"> “Tumne mujhe dhokha diya, Rhea! Tumne meri feelings ke saath khel kiya!”</w:t>
      </w:r>
    </w:p>
    <w:p w:rsidR="00000000" w:rsidDel="00000000" w:rsidP="00000000" w:rsidRDefault="00000000" w:rsidRPr="00000000" w14:paraId="0000099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tight close-up: Kabir ke aansu aur rain ek saath uske chehre pe girte hain.</w:t>
      </w:r>
    </w:p>
    <w:p w:rsidR="00000000" w:rsidDel="00000000" w:rsidP="00000000" w:rsidRDefault="00000000" w:rsidRPr="00000000" w14:paraId="0000099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REVEAL – KABIR’S PAIN]</w:t>
        <w:br w:type="textWrapping"/>
        <w:t xml:space="preserve"> Kabir apne seene pe haath maar kar dard me chillaata hai.</w:t>
      </w:r>
    </w:p>
    <w:p w:rsidR="00000000" w:rsidDel="00000000" w:rsidP="00000000" w:rsidRDefault="00000000" w:rsidRPr="00000000" w14:paraId="0000099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(shaking voice, accusing):</w:t>
        <w:br w:type="textWrapping"/>
        <w:t xml:space="preserve"> “Tum andhi nahi thi…tumne andhi hone ka sirf natak kiya… sab ek natak tha, Rhea! Natak!”</w:t>
      </w:r>
    </w:p>
    <w:p w:rsidR="00000000" w:rsidDel="00000000" w:rsidP="00000000" w:rsidRDefault="00000000" w:rsidRPr="00000000" w14:paraId="0000099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Rhea ka face freeze hota hai → guilt, shock aur fear sab ek saath.</w:t>
      </w:r>
    </w:p>
    <w:p w:rsidR="00000000" w:rsidDel="00000000" w:rsidP="00000000" w:rsidRDefault="00000000" w:rsidRPr="00000000" w14:paraId="0000099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(voice breaking):</w:t>
        <w:br w:type="textWrapping"/>
        <w:t xml:space="preserve"> “Kabir… main majboor thi… mujhe—”</w:t>
      </w:r>
    </w:p>
    <w:p w:rsidR="00000000" w:rsidDel="00000000" w:rsidP="00000000" w:rsidRDefault="00000000" w:rsidRPr="00000000" w14:paraId="0000099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(cuts her off, raw rage):</w:t>
        <w:br w:type="textWrapping"/>
        <w:t xml:space="preserve"> “Majboor? Ya tumhe maza aata tha mujhe bewakoof banane me?</w:t>
      </w:r>
    </w:p>
    <w:p w:rsidR="00000000" w:rsidDel="00000000" w:rsidP="00000000" w:rsidRDefault="00000000" w:rsidRPr="00000000" w14:paraId="0000099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Kabir ke wohrds storm ki garaj ke saath mix hote hain, jaise asmaan bhi uska dard echo kar raha ho.</w:t>
      </w:r>
    </w:p>
    <w:p w:rsidR="00000000" w:rsidDel="00000000" w:rsidP="00000000" w:rsidRDefault="00000000" w:rsidRPr="00000000" w14:paraId="0000099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ARYAN’S DEFENSE]</w:t>
        <w:br w:type="textWrapping"/>
        <w:t xml:space="preserve"> Aryan aage badhta hai, haath uthakar Kabir ko rokta hai.</w:t>
      </w:r>
    </w:p>
    <w:p w:rsidR="00000000" w:rsidDel="00000000" w:rsidP="00000000" w:rsidRDefault="00000000" w:rsidRPr="00000000" w14:paraId="0000099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(stern, controlled):</w:t>
        <w:br w:type="textWrapping"/>
        <w:t xml:space="preserve"> “Bas, Kabir! Rhea ne tumhe kabhi dhokha nahi diya.”</w:t>
      </w:r>
    </w:p>
    <w:p w:rsidR="00000000" w:rsidDel="00000000" w:rsidP="00000000" w:rsidRDefault="00000000" w:rsidRPr="00000000" w14:paraId="000009A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(wild laugh, tears ke saath):</w:t>
        <w:br w:type="textWrapping"/>
        <w:t xml:space="preserve"> “Dhokha nahi diya?! Usne mera pura vishwaas toda hai… mera dil toda hai! Mujhe andhere me rakha… aur tum kehte ho dhokha nahi?”</w:t>
      </w:r>
    </w:p>
    <w:p w:rsidR="00000000" w:rsidDel="00000000" w:rsidP="00000000" w:rsidRDefault="00000000" w:rsidRPr="00000000" w14:paraId="000009A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w:t>
        <w:br w:type="textWrapping"/>
        <w:t xml:space="preserve"> “Kabir… maine tumse kabhi nafrat nahi ki… lekin maine kabhi tumse pyaar bhi nahi kiya. Tum meri majboori ke ek hissa the… par mera dil hamesha Aryan ka tha.”</w:t>
      </w:r>
    </w:p>
    <w:p w:rsidR="00000000" w:rsidDel="00000000" w:rsidP="00000000" w:rsidRDefault="00000000" w:rsidRPr="00000000" w14:paraId="000009A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Lightning strike.</w:t>
      </w:r>
    </w:p>
    <w:p w:rsidR="00000000" w:rsidDel="00000000" w:rsidP="00000000" w:rsidRDefault="00000000" w:rsidRPr="00000000" w14:paraId="000009A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face ekdum stone ho jaata hai. Uski aankhon ka dard ab junoon me badal jaata hai.</w:t>
      </w:r>
    </w:p>
    <w:p w:rsidR="00000000" w:rsidDel="00000000" w:rsidP="00000000" w:rsidRDefault="00000000" w:rsidRPr="00000000" w14:paraId="000009A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(deadly calm whisper):</w:t>
        <w:br w:type="textWrapping"/>
        <w:t xml:space="preserve"> “Toh yehi sach hai? Main sirf ek majboori tha?!”</w:t>
      </w:r>
    </w:p>
    <w:p w:rsidR="00000000" w:rsidDel="00000000" w:rsidP="00000000" w:rsidRDefault="00000000" w:rsidRPr="00000000" w14:paraId="000009A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Kabir ke fists tighten. Rain thunder background.</w:t>
      </w:r>
    </w:p>
    <w:p w:rsidR="00000000" w:rsidDel="00000000" w:rsidP="00000000" w:rsidRDefault="00000000" w:rsidRPr="00000000" w14:paraId="000009A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9A9">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“Pyaar aur junoon ke beech ki rekha ab toot chuki hai… Kabir ke dil ke tootne ki aawaaz ab tufaan se bhi zyada ghoonjegi.”</w:t>
      </w:r>
    </w:p>
    <w:p w:rsidR="00000000" w:rsidDel="00000000" w:rsidP="00000000" w:rsidRDefault="00000000" w:rsidRPr="00000000" w14:paraId="000009A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A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A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A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A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A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9BF">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p3nmo4c2s77" w:id="153"/>
      <w:bookmarkEnd w:id="153"/>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67</w:t>
      </w:r>
    </w:p>
    <w:p w:rsidR="00000000" w:rsidDel="00000000" w:rsidP="00000000" w:rsidRDefault="00000000" w:rsidRPr="00000000" w14:paraId="000009C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 cuts:</w:t>
      </w:r>
    </w:p>
    <w:p w:rsidR="00000000" w:rsidDel="00000000" w:rsidP="00000000" w:rsidRDefault="00000000" w:rsidRPr="00000000" w14:paraId="000009C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scream: “Tumne mujhe dhokha diya, Rhea!”</w:t>
      </w:r>
    </w:p>
    <w:p w:rsidR="00000000" w:rsidDel="00000000" w:rsidP="00000000" w:rsidRDefault="00000000" w:rsidRPr="00000000" w14:paraId="000009C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breakdown: “Maine kabhi tumse pyaar nahi kiya.”</w:t>
      </w:r>
    </w:p>
    <w:p w:rsidR="00000000" w:rsidDel="00000000" w:rsidP="00000000" w:rsidRDefault="00000000" w:rsidRPr="00000000" w14:paraId="000009C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whisper: “Main sirf ek majboori tha?!”</w:t>
      </w:r>
    </w:p>
    <w:p w:rsidR="00000000" w:rsidDel="00000000" w:rsidP="00000000" w:rsidRDefault="00000000" w:rsidRPr="00000000" w14:paraId="000009C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Kabir ke fists tighten, storm ke beech.</w:t>
      </w:r>
    </w:p>
    <w:p w:rsidR="00000000" w:rsidDel="00000000" w:rsidP="00000000" w:rsidRDefault="00000000" w:rsidRPr="00000000" w14:paraId="000009C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br w:type="textWrapping"/>
        <w:t xml:space="preserve"> SFX: Thunder blast.</w:t>
      </w:r>
    </w:p>
    <w:p w:rsidR="00000000" w:rsidDel="00000000" w:rsidP="00000000" w:rsidRDefault="00000000" w:rsidRPr="00000000" w14:paraId="000009C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ROAD – CONTINUOUS]</w:t>
        <w:br w:type="textWrapping"/>
        <w:t xml:space="preserve"> Camera: Rhea Kabir ko ghoorti hai… uske aansuon ke beech ek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strange smirk</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ubharne lagta hai.</w:t>
      </w:r>
    </w:p>
    <w:p w:rsidR="00000000" w:rsidDel="00000000" w:rsidP="00000000" w:rsidRDefault="00000000" w:rsidRPr="00000000" w14:paraId="000009C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Slow zoom → Rhea ki aankhon me cold, evil glint.</w:t>
        <w:br w:type="textWrapping"/>
        <w:t xml:space="preserve"> Rain uske face pe gir rahi hai, par woh pehli baar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fearless aur cruel</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lagti hai.</w:t>
      </w:r>
    </w:p>
    <w:p w:rsidR="00000000" w:rsidDel="00000000" w:rsidP="00000000" w:rsidRDefault="00000000" w:rsidRPr="00000000" w14:paraId="000009C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Rhea (soft laugh → gradually louder, mocking):</w:t>
        <w:br w:type="textWrapping"/>
        <w:t xml:space="preserve"> “Majboori? Hah… Kabir… tum to sirf ek johke the. Ek bekaar pawn.”</w:t>
      </w:r>
    </w:p>
    <w:p w:rsidR="00000000" w:rsidDel="00000000" w:rsidP="00000000" w:rsidRDefault="00000000" w:rsidRPr="00000000" w14:paraId="000009C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Aryan ke lips pe bhi ek smirk aata hai, jaise dono ek saath apni acting khatam kar rahe hain.</w:t>
      </w:r>
    </w:p>
    <w:p w:rsidR="00000000" w:rsidDel="00000000" w:rsidP="00000000" w:rsidRDefault="00000000" w:rsidRPr="00000000" w14:paraId="000009C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EVIL REVEAL]</w:t>
        <w:br w:type="textWrapping"/>
        <w:t xml:space="preserve"> Kabir freeze ho jaata hai. Uski aankhon me disbelief.</w:t>
      </w:r>
    </w:p>
    <w:p w:rsidR="00000000" w:rsidDel="00000000" w:rsidP="00000000" w:rsidRDefault="00000000" w:rsidRPr="00000000" w14:paraId="000009C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(evil calm, cold tone):</w:t>
        <w:br w:type="textWrapping"/>
        <w:t xml:space="preserve"> “Tumhe lagta tha tumne mujhe bachaya… mujhe protect kiya… par asal me ussi din tum mere plan ka hissa ban gaye the. Hospital… yaad hai? Jab tumne mujhe wahan tak pahunchaya tha?”</w:t>
      </w:r>
    </w:p>
    <w:p w:rsidR="00000000" w:rsidDel="00000000" w:rsidP="00000000" w:rsidRDefault="00000000" w:rsidRPr="00000000" w14:paraId="000009C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close-up: Rhea ka evil smile.</w:t>
      </w:r>
    </w:p>
    <w:p w:rsidR="00000000" w:rsidDel="00000000" w:rsidP="00000000" w:rsidRDefault="00000000" w:rsidRPr="00000000" w14:paraId="000009C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(mocking whisper):</w:t>
        <w:br w:type="textWrapping"/>
        <w:t xml:space="preserve"> “Wohh hi tumhari sabse badi galti thi. Tum samajh bhi nahi paaye ki tum mere khud ke game ka part ban gaye.”</w:t>
      </w:r>
    </w:p>
    <w:p w:rsidR="00000000" w:rsidDel="00000000" w:rsidP="00000000" w:rsidRDefault="00000000" w:rsidRPr="00000000" w14:paraId="000009D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ARYAN JOHINS MOCKERY]</w:t>
        <w:br w:type="textWrapping"/>
        <w:t xml:space="preserve"> Aryan Rhea ke side me khada ho jaata hai, haath uske shoulder pe rakhta hai.</w:t>
      </w:r>
    </w:p>
    <w:p w:rsidR="00000000" w:rsidDel="00000000" w:rsidP="00000000" w:rsidRDefault="00000000" w:rsidRPr="00000000" w14:paraId="000009D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(taunting smile, glare at Kabir):</w:t>
        <w:br w:type="textWrapping"/>
        <w:t xml:space="preserve"> “Tum jaise bewakoof log hamesha kisi aur ke game me mohre ban jaate ho. Tumne socha tha Rhea tumhari hai? Hah… reality check, Kabir. Rhea sirf meri thi… aur rahegi.”</w:t>
      </w:r>
    </w:p>
    <w:p w:rsidR="00000000" w:rsidDel="00000000" w:rsidP="00000000" w:rsidRDefault="00000000" w:rsidRPr="00000000" w14:paraId="000009D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Aryan Rhea ka haath pakadta hai, dono ek dusre ko dekhkar light laugh karte hain — jaise Kabir ki dard-bhari halat unke liye ek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johke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ho.</w:t>
      </w:r>
    </w:p>
    <w:p w:rsidR="00000000" w:rsidDel="00000000" w:rsidP="00000000" w:rsidRDefault="00000000" w:rsidRPr="00000000" w14:paraId="000009D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[Scene 4 – KABIR’S SHATTERED STATE]</w:t>
        <w:br w:type="textWrapping"/>
        <w:t xml:space="preserve"> Camera close-up: Kabir ka face → disbelief se dheere-dheere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broken aur insane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me badalta hai.</w:t>
      </w:r>
    </w:p>
    <w:p w:rsidR="00000000" w:rsidDel="00000000" w:rsidP="00000000" w:rsidRDefault="00000000" w:rsidRPr="00000000" w14:paraId="000009D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(shaky voice, stammering):</w:t>
        <w:br w:type="textWrapping"/>
        <w:t xml:space="preserve"> “Tum… tum dono… yeh… sab ek plan tha? Mere saath… sirf mazak?”</w:t>
      </w:r>
    </w:p>
    <w:p w:rsidR="00000000" w:rsidDel="00000000" w:rsidP="00000000" w:rsidRDefault="00000000" w:rsidRPr="00000000" w14:paraId="000009D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(evil grin, whispering):</w:t>
        <w:br w:type="textWrapping"/>
        <w:t xml:space="preserve"> “Mazak nahi, Kabir… strategy. Tumhari ‘feelings’ bas ek mask thi jisme humne tumhe bandh liya.”</w:t>
      </w:r>
    </w:p>
    <w:p w:rsidR="00000000" w:rsidDel="00000000" w:rsidP="00000000" w:rsidRDefault="00000000" w:rsidRPr="00000000" w14:paraId="000009D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Lightning strike — Kabir ka face half-lit, half-shadow.</w:t>
      </w:r>
    </w:p>
    <w:p w:rsidR="00000000" w:rsidDel="00000000" w:rsidP="00000000" w:rsidRDefault="00000000" w:rsidRPr="00000000" w14:paraId="000009D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(low, trembling… phir loud scream):</w:t>
        <w:br w:type="textWrapping"/>
        <w:t xml:space="preserve"> “REEEEHAAA!!!”</w:t>
      </w:r>
    </w:p>
    <w:p w:rsidR="00000000" w:rsidDel="00000000" w:rsidP="00000000" w:rsidRDefault="00000000" w:rsidRPr="00000000" w14:paraId="000009D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Rain aur thunder Kabir ke scream ko echo karte hain.</w:t>
      </w:r>
    </w:p>
    <w:p w:rsidR="00000000" w:rsidDel="00000000" w:rsidP="00000000" w:rsidRDefault="00000000" w:rsidRPr="00000000" w14:paraId="000009D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9DD">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“Ab pyaar, nafrat aur dhokhe ka asli khel shuru hoga… Kabir ka junoon ab sirf ek hi aim rakhega — badla.”</w:t>
      </w:r>
    </w:p>
    <w:p w:rsidR="00000000" w:rsidDel="00000000" w:rsidP="00000000" w:rsidRDefault="00000000" w:rsidRPr="00000000" w14:paraId="000009DE">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wnxvgj4r94qa" w:id="154"/>
      <w:bookmarkEnd w:id="154"/>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DF">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1rysonf54bl2" w:id="155"/>
      <w:bookmarkEnd w:id="155"/>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0">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pjq94bug2609" w:id="156"/>
      <w:bookmarkEnd w:id="156"/>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1">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gp59wpges9bo" w:id="157"/>
      <w:bookmarkEnd w:id="157"/>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2">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8h8x1dw8tzyf" w:id="158"/>
      <w:bookmarkEnd w:id="158"/>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3">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b6vr3r6c5y7l" w:id="159"/>
      <w:bookmarkEnd w:id="159"/>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4">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ath3yaipz18k" w:id="160"/>
      <w:bookmarkEnd w:id="16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5">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4ulbx7i5qc3o" w:id="161"/>
      <w:bookmarkEnd w:id="161"/>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6">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9gh1nahw17z7" w:id="162"/>
      <w:bookmarkEnd w:id="162"/>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7">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pyg74dft6k6n" w:id="163"/>
      <w:bookmarkEnd w:id="163"/>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8">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mvyd8augwkg" w:id="164"/>
      <w:bookmarkEnd w:id="164"/>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9">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97n056nil0s" w:id="165"/>
      <w:bookmarkEnd w:id="165"/>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A">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2fqof9u0xpgv" w:id="166"/>
      <w:bookmarkEnd w:id="166"/>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9EB">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xlc8y1ekjb8h" w:id="167"/>
      <w:bookmarkEnd w:id="167"/>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68</w:t>
      </w:r>
    </w:p>
    <w:p w:rsidR="00000000" w:rsidDel="00000000" w:rsidP="00000000" w:rsidRDefault="00000000" w:rsidRPr="00000000" w14:paraId="000009E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 cuts:</w:t>
      </w:r>
    </w:p>
    <w:p w:rsidR="00000000" w:rsidDel="00000000" w:rsidP="00000000" w:rsidRDefault="00000000" w:rsidRPr="00000000" w14:paraId="000009E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scream: “REEEEHAAA!!!”</w:t>
      </w:r>
    </w:p>
    <w:p w:rsidR="00000000" w:rsidDel="00000000" w:rsidP="00000000" w:rsidRDefault="00000000" w:rsidRPr="00000000" w14:paraId="000009E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aur Aryan ke evil smirk.</w:t>
      </w:r>
    </w:p>
    <w:p w:rsidR="00000000" w:rsidDel="00000000" w:rsidP="00000000" w:rsidRDefault="00000000" w:rsidRPr="00000000" w14:paraId="000009E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disbelief me, rain aur storm ke beech.</w:t>
      </w:r>
    </w:p>
    <w:p w:rsidR="00000000" w:rsidDel="00000000" w:rsidP="00000000" w:rsidRDefault="00000000" w:rsidRPr="00000000" w14:paraId="000009F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SFX: Thunder crash → slow ominous drum beats</w:t>
      </w:r>
    </w:p>
    <w:p w:rsidR="00000000" w:rsidDel="00000000" w:rsidP="00000000" w:rsidRDefault="00000000" w:rsidRPr="00000000" w14:paraId="000009F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ROAD – NIGHT]</w:t>
        <w:br w:type="textWrapping"/>
        <w:t xml:space="preserve"> Camera: Rain still pouring, storm continues.</w:t>
        <w:br w:type="textWrapping"/>
        <w:t xml:space="preserve"> Rhea calm hai, hair dripping with rain, par poori tarah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controlled aur fearless</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lag rahi hai.</w:t>
      </w:r>
    </w:p>
    <w:p w:rsidR="00000000" w:rsidDel="00000000" w:rsidP="00000000" w:rsidRDefault="00000000" w:rsidRPr="00000000" w14:paraId="000009F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(soft, cold tone, step closer to Kabir):</w:t>
        <w:br w:type="textWrapping"/>
        <w:t xml:space="preserve"> “Ab sab samajhne ka waqt aa gaya hai, Kabir.”</w:t>
      </w:r>
    </w:p>
    <w:p w:rsidR="00000000" w:rsidDel="00000000" w:rsidP="00000000" w:rsidRDefault="00000000" w:rsidRPr="00000000" w14:paraId="000009F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Slow zoom on Kabir’s face → still broken, anger simmering under pain.</w:t>
      </w:r>
    </w:p>
    <w:p w:rsidR="00000000" w:rsidDel="00000000" w:rsidP="00000000" w:rsidRDefault="00000000" w:rsidRPr="00000000" w14:paraId="000009F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PLAN EXPOSED]</w:t>
        <w:br w:type="textWrapping"/>
        <w:t xml:space="preserve"> Rhea (voice steady, mocking, calculated):</w:t>
        <w:br w:type="textWrapping"/>
        <w:t xml:space="preserve"> “Tumhe yaad hai hospital… aur jab tumne socha tum mujhe protect kar rahe ho?”</w:t>
        <w:br w:type="textWrapping"/>
        <w:t xml:space="preserve"> Rhea steps around Kabir, rain dripping from her hair, smile sharp:</w:t>
        <w:br w:type="textWrapping"/>
        <w:t xml:space="preserve"> “Wohh sab part tha. Aryan aur maine milke mere step-father ke ghar se sab property papers chura liye… aur unko apne ghar me chhupa diya. Kisi ko pata bhi nahi chalega.”</w:t>
      </w:r>
    </w:p>
    <w:p w:rsidR="00000000" w:rsidDel="00000000" w:rsidP="00000000" w:rsidRDefault="00000000" w:rsidRPr="00000000" w14:paraId="000009F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Tight shot → Kabir ka shocked face, lightning behind him.</w:t>
        <w:br w:type="textWrapping"/>
        <w:t xml:space="preserve"> Rhea (whisper, deadly calm):</w:t>
        <w:br w:type="textWrapping"/>
        <w:t xml:space="preserve"> “Tum sirf anjane me meri game ka hissa ban gaye. Aur ab… tumhe apni mohabbat ka sabse bada betrayal dikh raha hai.”</w:t>
      </w:r>
    </w:p>
    <w:p w:rsidR="00000000" w:rsidDel="00000000" w:rsidP="00000000" w:rsidRDefault="00000000" w:rsidRPr="00000000" w14:paraId="000009F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ARYAN CONFIRMS]</w:t>
        <w:br w:type="textWrapping"/>
        <w:t xml:space="preserve"> Aryan steps forward, protective stance ke saath, haath Rhea ka shoulder pe:</w:t>
        <w:br w:type="textWrapping"/>
        <w:t xml:space="preserve"> “Har cheez humne perfectly plan ki thi, Kabir. Par jab tum story me aaye,, to pehle laga ki hamara plan fail ho raha hai, par nahi,, tumne to plan ko asan bna diya tha...”</w:t>
      </w:r>
    </w:p>
    <w:p w:rsidR="00000000" w:rsidDel="00000000" w:rsidP="00000000" w:rsidRDefault="00000000" w:rsidRPr="00000000" w14:paraId="000009F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Split-screen → Aryan aur Rhea ka smirk, Kabir ka rage + heartbreak.</w:t>
      </w:r>
    </w:p>
    <w:p w:rsidR="00000000" w:rsidDel="00000000" w:rsidP="00000000" w:rsidRDefault="00000000" w:rsidRPr="00000000" w14:paraId="000009F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(low growl, almost insane):</w:t>
        <w:br w:type="textWrapping"/>
        <w:t xml:space="preserve"> “Tum… tum dono… yeh… impossible…!”</w:t>
      </w:r>
    </w:p>
    <w:p w:rsidR="00000000" w:rsidDel="00000000" w:rsidP="00000000" w:rsidRDefault="00000000" w:rsidRPr="00000000" w14:paraId="000009F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(cold laugh, echoing in storm):</w:t>
        <w:br w:type="textWrapping"/>
        <w:t xml:space="preserve"> “Impossible? Kabir… humesha se sab possible tha..”</w:t>
      </w:r>
    </w:p>
    <w:p w:rsidR="00000000" w:rsidDel="00000000" w:rsidP="00000000" w:rsidRDefault="00000000" w:rsidRPr="00000000" w14:paraId="000009F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CLIFFHANGER]</w:t>
        <w:br w:type="textWrapping"/>
        <w:t xml:space="preserve"> Camera: Kabir ke fists tight, teeth grind, storm thunder echoing.</w:t>
        <w:br w:type="textWrapping"/>
        <w:t xml:space="preserve"> Kabir (deep, low, trembling):</w:t>
        <w:br w:type="textWrapping"/>
        <w:t xml:space="preserve"> “Tumhara yeh plan… tumhara yeh game… main ise khatam karunga, chahe kuch bhi ho!”</w:t>
      </w:r>
    </w:p>
    <w:p w:rsidR="00000000" w:rsidDel="00000000" w:rsidP="00000000" w:rsidRDefault="00000000" w:rsidRPr="00000000" w14:paraId="000009F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Close-up: Rhea aur Aryan ek dusre ko dekhen, light evil laugh.</w:t>
        <w:br w:type="textWrapping"/>
        <w:t xml:space="preserve"> Rain + thunder → sync hoti hai Kabir ke rage ke saath.</w:t>
      </w:r>
    </w:p>
    <w:p w:rsidR="00000000" w:rsidDel="00000000" w:rsidP="00000000" w:rsidRDefault="00000000" w:rsidRPr="00000000" w14:paraId="00000A0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A0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“Ab asli khel shuru hota hai… Kabir ka junoon aur Rhea–Aryan ka calculated plan, stormy night me takraenge. Kaun jeetega? Kaun hara?”</w:t>
      </w:r>
    </w:p>
    <w:p w:rsidR="00000000" w:rsidDel="00000000" w:rsidP="00000000" w:rsidRDefault="00000000" w:rsidRPr="00000000" w14:paraId="00000A02">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03">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91snu0ezenbu" w:id="168"/>
      <w:bookmarkEnd w:id="168"/>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A04">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nc01rr2ggwzu" w:id="169"/>
      <w:bookmarkEnd w:id="169"/>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A05">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u6y7f69yhrh0" w:id="170"/>
      <w:bookmarkEnd w:id="17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A06">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sz w:val="46"/>
              <w:szCs w:val="46"/>
            </w:rPr>
          </w:rPrChange>
        </w:rPr>
      </w:pPr>
      <w:bookmarkStart w:colFirst="0" w:colLast="0" w:name="_r16zamqy2gsf" w:id="171"/>
      <w:bookmarkEnd w:id="171"/>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46"/>
              <w:szCs w:val="46"/>
            </w:rPr>
          </w:rPrChange>
        </w:rPr>
        <w:t xml:space="preserve"> </w:t>
      </w:r>
    </w:p>
    <w:p w:rsidR="00000000" w:rsidDel="00000000" w:rsidP="00000000" w:rsidRDefault="00000000" w:rsidRPr="00000000" w14:paraId="00000A07">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s6eqmajcuzj3" w:id="172"/>
      <w:bookmarkEnd w:id="172"/>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69</w:t>
      </w:r>
    </w:p>
    <w:p w:rsidR="00000000" w:rsidDel="00000000" w:rsidP="00000000" w:rsidRDefault="00000000" w:rsidRPr="00000000" w14:paraId="00000A0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 cuts:</w:t>
      </w:r>
    </w:p>
    <w:p w:rsidR="00000000" w:rsidDel="00000000" w:rsidP="00000000" w:rsidRDefault="00000000" w:rsidRPr="00000000" w14:paraId="00000A0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aur Aryan ka evil smirk Kabir ke saamne.</w:t>
      </w:r>
    </w:p>
    <w:p w:rsidR="00000000" w:rsidDel="00000000" w:rsidP="00000000" w:rsidRDefault="00000000" w:rsidRPr="00000000" w14:paraId="00000A0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disbelief + storm ke beech rage.</w:t>
      </w:r>
    </w:p>
    <w:p w:rsidR="00000000" w:rsidDel="00000000" w:rsidP="00000000" w:rsidRDefault="00000000" w:rsidRPr="00000000" w14:paraId="00000A0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Rhea whisper: “Tum sirf anjane me meri game ka hissa ban gaye.”</w:t>
        <w:br w:type="textWrapping"/>
        <w:t xml:space="preserve"> SFX: Thunder crash → ominous violin + rain patter</w:t>
      </w:r>
    </w:p>
    <w:p w:rsidR="00000000" w:rsidDel="00000000" w:rsidP="00000000" w:rsidRDefault="00000000" w:rsidRPr="00000000" w14:paraId="00000A0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ROAD – NIGHT]</w:t>
        <w:br w:type="textWrapping"/>
        <w:t xml:space="preserve"> Camera: Rain still pouring, Kabir fists tight, teeth grind, storm echoing.</w:t>
        <w:br w:type="textWrapping"/>
        <w:t xml:space="preserve"> Rhea steps forward, close-up: hair dripping, cold confident eyes.</w:t>
      </w:r>
    </w:p>
    <w:p w:rsidR="00000000" w:rsidDel="00000000" w:rsidP="00000000" w:rsidRDefault="00000000" w:rsidRPr="00000000" w14:paraId="00000A0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(low, controlled, slightly mocking):</w:t>
        <w:br w:type="textWrapping"/>
        <w:t xml:space="preserve"> “Kabir… yaad hai?”</w:t>
      </w:r>
    </w:p>
    <w:p w:rsidR="00000000" w:rsidDel="00000000" w:rsidP="00000000" w:rsidRDefault="00000000" w:rsidRPr="00000000" w14:paraId="00000A0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Slow zoom on Kabir → curiosity + disbelief + rage mix.</w:t>
      </w:r>
    </w:p>
    <w:p w:rsidR="00000000" w:rsidDel="00000000" w:rsidP="00000000" w:rsidRDefault="00000000" w:rsidRPr="00000000" w14:paraId="00000A1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(cold whisper, deadly calm):</w:t>
        <w:br w:type="textWrapping"/>
        <w:t xml:space="preserve"> “Mera accident… wohh accident nahi tha. Har cheez planned thi. Us din, meri aankhon ki sight chali gayi… aur mujhe pata tha… ki insurance ka paisa milega.</w:t>
      </w:r>
    </w:p>
    <w:p w:rsidR="00000000" w:rsidDel="00000000" w:rsidP="00000000" w:rsidRDefault="00000000" w:rsidRPr="00000000" w14:paraId="00000A1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FLASHBACK – HOSPITAL]</w:t>
        <w:br w:type="textWrapping"/>
        <w:t xml:space="preserve"> Quick cut: Soft filtered flashback.</w:t>
      </w:r>
    </w:p>
    <w:p w:rsidR="00000000" w:rsidDel="00000000" w:rsidP="00000000" w:rsidRDefault="00000000" w:rsidRPr="00000000" w14:paraId="00000A1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hospital me doctor ka coat pehna, clipboard me paperwohrk check kar raha hai.</w:t>
      </w:r>
    </w:p>
    <w:p w:rsidR="00000000" w:rsidDel="00000000" w:rsidP="00000000" w:rsidRDefault="00000000" w:rsidRPr="00000000" w14:paraId="00000A1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nervously wait kar raha hai, unaware.</w:t>
      </w:r>
    </w:p>
    <w:p w:rsidR="00000000" w:rsidDel="00000000" w:rsidP="00000000" w:rsidRDefault="00000000" w:rsidRPr="00000000" w14:paraId="00000A1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subtly Kabir ko dikhata hai: “Sab safe hai… don’t wohrry.”</w:t>
      </w:r>
    </w:p>
    <w:p w:rsidR="00000000" w:rsidDel="00000000" w:rsidP="00000000" w:rsidRDefault="00000000" w:rsidRPr="00000000" w14:paraId="00000A1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Close-up: Aryan ke eyes me controlled smirk, Kabir clueless.</w:t>
      </w:r>
    </w:p>
    <w:p w:rsidR="00000000" w:rsidDel="00000000" w:rsidP="00000000" w:rsidRDefault="00000000" w:rsidRPr="00000000" w14:paraId="00000A1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(voice-over, echoing in flashback):</w:t>
        <w:br w:type="textWrapping"/>
        <w:t xml:space="preserve"> “Usi din Aryan ne tumhe mere andhe hone ki khabar di… doctor banke… aur tumne blindly believe kiya..”</w:t>
      </w:r>
    </w:p>
    <w:p w:rsidR="00000000" w:rsidDel="00000000" w:rsidP="00000000" w:rsidRDefault="00000000" w:rsidRPr="00000000" w14:paraId="00000A1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Soft echo of hospital machines + rain from real timeline blending</w:t>
      </w:r>
    </w:p>
    <w:p w:rsidR="00000000" w:rsidDel="00000000" w:rsidP="00000000" w:rsidRDefault="00000000" w:rsidRPr="00000000" w14:paraId="00000A1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[Scene 3 – BACK TO STORMY ROAD]</w:t>
        <w:br w:type="textWrapping"/>
        <w:t xml:space="preserve"> Camera: Kabir ka face slow zoom → shock + betrayal.</w:t>
        <w:br w:type="textWrapping"/>
        <w:t xml:space="preserve"> Kabir (shaky, whisper, almost insane):</w:t>
        <w:br w:type="textWrapping"/>
        <w:t xml:space="preserve"> “Tum… tum dono… starting se ek sath ho.…!”</w:t>
      </w:r>
    </w:p>
    <w:p w:rsidR="00000000" w:rsidDel="00000000" w:rsidP="00000000" w:rsidRDefault="00000000" w:rsidRPr="00000000" w14:paraId="00000A1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(smirking, stepping closer):</w:t>
        <w:br w:type="textWrapping"/>
        <w:t xml:space="preserve"> “yes kabir… humne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har cheez calculate ki thi</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Tum bas achanak hi part ban gaye mere game ka… aur ab… sab samajh rahe ho na?”</w:t>
      </w:r>
    </w:p>
    <w:p w:rsidR="00000000" w:rsidDel="00000000" w:rsidP="00000000" w:rsidRDefault="00000000" w:rsidRPr="00000000" w14:paraId="00000A1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Split-screen → Aryan ka smirk, Rhea ka evil calm, Kabir ka shattered disbelief.</w:t>
      </w:r>
    </w:p>
    <w:p w:rsidR="00000000" w:rsidDel="00000000" w:rsidP="00000000" w:rsidRDefault="00000000" w:rsidRPr="00000000" w14:paraId="00000A1D">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CLIFFHANGER]</w:t>
        <w:br w:type="textWrapping"/>
        <w:t xml:space="preserve"> Camera: Kabir ke fists tight, storm thunder sync.</w:t>
        <w:br w:type="textWrapping"/>
        <w:t xml:space="preserve"> Kabir (low growl, rage building):</w:t>
        <w:br w:type="textWrapping"/>
        <w:t xml:space="preserve"> “main tumhare is game ko abhi khatam kar dunga!”</w:t>
      </w:r>
    </w:p>
    <w:p w:rsidR="00000000" w:rsidDel="00000000" w:rsidP="00000000" w:rsidRDefault="00000000" w:rsidRPr="00000000" w14:paraId="00000A1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Close-up: Rhea aur Aryan ek dusre ko glance karte hain, light mocking laugh.</w:t>
        <w:br w:type="textWrapping"/>
        <w:t xml:space="preserve"> SFX: Rain, thunder, heartbeat amplify → tension climax.</w:t>
      </w:r>
    </w:p>
    <w:p w:rsidR="00000000" w:rsidDel="00000000" w:rsidP="00000000" w:rsidRDefault="00000000" w:rsidRPr="00000000" w14:paraId="00000A2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A2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“Ab Kabir ke liye sirf ek hi raasta bacha hai — revenge. Aur Rhea–Aryan ka calculated khel aur bhi dangerous hota ja raha hai. Kaun pehle chalega, kaun pehle jeetega?”</w:t>
      </w:r>
    </w:p>
    <w:p w:rsidR="00000000" w:rsidDel="00000000" w:rsidP="00000000" w:rsidRDefault="00000000" w:rsidRPr="00000000" w14:paraId="00000A22">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2F">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gt88y3lvyi0v" w:id="173"/>
      <w:bookmarkEnd w:id="173"/>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70</w:t>
      </w:r>
    </w:p>
    <w:p w:rsidR="00000000" w:rsidDel="00000000" w:rsidP="00000000" w:rsidRDefault="00000000" w:rsidRPr="00000000" w14:paraId="00000A3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10 sec]</w:t>
        <w:br w:type="textWrapping"/>
        <w:t xml:space="preserve"> Flash cuts:</w:t>
      </w:r>
    </w:p>
    <w:p w:rsidR="00000000" w:rsidDel="00000000" w:rsidP="00000000" w:rsidRDefault="00000000" w:rsidRPr="00000000" w14:paraId="00000A3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aur Aryan ka evil smirk.</w:t>
      </w:r>
    </w:p>
    <w:p w:rsidR="00000000" w:rsidDel="00000000" w:rsidP="00000000" w:rsidRDefault="00000000" w:rsidRPr="00000000" w14:paraId="00000A3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disbelief aur rage me drenched, fists tight.</w:t>
      </w:r>
    </w:p>
    <w:p w:rsidR="00000000" w:rsidDel="00000000" w:rsidP="00000000" w:rsidRDefault="00000000" w:rsidRPr="00000000" w14:paraId="00000A3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whisper: “Tum bas witness bane mere game ka.”</w:t>
        <w:br w:type="textWrapping"/>
        <w:t xml:space="preserve"> SFX: Thunder crack + ominous violin</w:t>
      </w:r>
    </w:p>
    <w:p w:rsidR="00000000" w:rsidDel="00000000" w:rsidP="00000000" w:rsidRDefault="00000000" w:rsidRPr="00000000" w14:paraId="00000A3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ROAD – NIGHT]</w:t>
        <w:br w:type="textWrapping"/>
        <w:t xml:space="preserve"> Camera: Heavy rain, storm raging. Kabir ka face tight, wide eyes, chest heaving.</w:t>
        <w:br w:type="textWrapping"/>
        <w:t xml:space="preserve"> Rhea steps closer, hair dripping, calm confidence.</w:t>
      </w:r>
    </w:p>
    <w:p w:rsidR="00000000" w:rsidDel="00000000" w:rsidP="00000000" w:rsidRDefault="00000000" w:rsidRPr="00000000" w14:paraId="00000A3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(soft, measured, mocking):</w:t>
        <w:br w:type="textWrapping"/>
        <w:t xml:space="preserve"> “Kabir… hospital me Aryan ne tumse kya bola tha yaad hai?”</w:t>
      </w:r>
    </w:p>
    <w:p w:rsidR="00000000" w:rsidDel="00000000" w:rsidP="00000000" w:rsidRDefault="00000000" w:rsidRPr="00000000" w14:paraId="00000A3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Close-up on Kabir → eyes widen, anticipation aur disbelief mix.</w:t>
      </w:r>
    </w:p>
    <w:p w:rsidR="00000000" w:rsidDel="00000000" w:rsidP="00000000" w:rsidRDefault="00000000" w:rsidRPr="00000000" w14:paraId="00000A3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(slow, cold whisper):</w:t>
        <w:br w:type="textWrapping"/>
        <w:t xml:space="preserve"> “Usne kaha tha… ‘Ise mahila ashram bhej dete hain.’ Par tumne mana kar diya …Mahila Ashram lekr jaane ki bajay ambulance mujhe dusre sheher shift kar rahi thi. Aur tum? Tum mujhe apne ghar le aaye…”</w:t>
      </w:r>
    </w:p>
    <w:p w:rsidR="00000000" w:rsidDel="00000000" w:rsidP="00000000" w:rsidRDefault="00000000" w:rsidRPr="00000000" w14:paraId="00000A3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Kabir ka face freeze, subtle tremble, fists tight.</w:t>
      </w:r>
    </w:p>
    <w:p w:rsidR="00000000" w:rsidDel="00000000" w:rsidP="00000000" w:rsidRDefault="00000000" w:rsidRPr="00000000" w14:paraId="00000A3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(smirk grows, step forward):</w:t>
        <w:br w:type="textWrapping"/>
        <w:t xml:space="preserve"> “Tab hume plan change karna pada… aur humne har cheez perfectly adjust ki. Tum bas samajh nahi paaye..</w:t>
      </w:r>
    </w:p>
    <w:p w:rsidR="00000000" w:rsidDel="00000000" w:rsidP="00000000" w:rsidRDefault="00000000" w:rsidRPr="00000000" w14:paraId="00000A3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FLASHBACK – HOSPITAL &amp; AMBULANCE]</w:t>
        <w:br w:type="textWrapping"/>
        <w:t xml:space="preserve"> Camera: Soft filtered flashback.</w:t>
      </w:r>
    </w:p>
    <w:p w:rsidR="00000000" w:rsidDel="00000000" w:rsidP="00000000" w:rsidRDefault="00000000" w:rsidRPr="00000000" w14:paraId="00000A3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doctor coat pehna, clipboard handle karta hai.</w:t>
      </w:r>
    </w:p>
    <w:p w:rsidR="00000000" w:rsidDel="00000000" w:rsidP="00000000" w:rsidRDefault="00000000" w:rsidRPr="00000000" w14:paraId="00000A3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Ambulance ready, paramedics rush kar rahe hain.</w:t>
      </w:r>
    </w:p>
    <w:p w:rsidR="00000000" w:rsidDel="00000000" w:rsidP="00000000" w:rsidRDefault="00000000" w:rsidRPr="00000000" w14:paraId="00000A3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stretcher pe, unconscious, controlled chaos around.</w:t>
      </w:r>
    </w:p>
    <w:p w:rsidR="00000000" w:rsidDel="00000000" w:rsidP="00000000" w:rsidRDefault="00000000" w:rsidRPr="00000000" w14:paraId="00000A4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subtly nods at some papers, smirk hidden under professional mask.</w:t>
      </w:r>
    </w:p>
    <w:p w:rsidR="00000000" w:rsidDel="00000000" w:rsidP="00000000" w:rsidRDefault="00000000" w:rsidRPr="00000000" w14:paraId="00000A4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(voice-over):</w:t>
        <w:br w:type="textWrapping"/>
        <w:t xml:space="preserve"> “tumhare ghar aane ke baad Aryan lagataar humpar nazar rakh rha tha..</w:t>
      </w:r>
    </w:p>
    <w:p w:rsidR="00000000" w:rsidDel="00000000" w:rsidP="00000000" w:rsidRDefault="00000000" w:rsidRPr="00000000" w14:paraId="00000A4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SFX: Ambulance siren fading → overlayed with storm rain</w:t>
      </w:r>
    </w:p>
    <w:p w:rsidR="00000000" w:rsidDel="00000000" w:rsidP="00000000" w:rsidRDefault="00000000" w:rsidRPr="00000000" w14:paraId="00000A4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[Scene 3 – BACK TO STORMY ROAD]</w:t>
        <w:br w:type="textWrapping"/>
        <w:t xml:space="preserve"> Camera: Kabir ka face close-up → disbelief, betrayal, slow realization.</w:t>
      </w:r>
    </w:p>
    <w:p w:rsidR="00000000" w:rsidDel="00000000" w:rsidP="00000000" w:rsidRDefault="00000000" w:rsidRPr="00000000" w14:paraId="00000A4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Rain dripping, lightning behind him.</w:t>
      </w:r>
    </w:p>
    <w:p w:rsidR="00000000" w:rsidDel="00000000" w:rsidP="00000000" w:rsidRDefault="00000000" w:rsidRPr="00000000" w14:paraId="00000A4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He slightly steps back, chest heaving, hands shaking.</w:t>
      </w:r>
    </w:p>
    <w:p w:rsidR="00000000" w:rsidDel="00000000" w:rsidP="00000000" w:rsidRDefault="00000000" w:rsidRPr="00000000" w14:paraId="00000A4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(cold, final, stepping very close):</w:t>
        <w:br w:type="textWrapping"/>
        <w:t xml:space="preserve"> “Samajh rahe ho na, Kabir… har twist, har move, har decision… sab humne control kiya. Tum sirf observer ban ke reh gaye.”</w:t>
      </w:r>
    </w:p>
    <w:p w:rsidR="00000000" w:rsidDel="00000000" w:rsidP="00000000" w:rsidRDefault="00000000" w:rsidRPr="00000000" w14:paraId="00000A4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Split-screen → Aryan ka confident smirk, Rhea ka evil calm, Kabir ka broken disbelief.</w:t>
      </w:r>
    </w:p>
    <w:p w:rsidR="00000000" w:rsidDel="00000000" w:rsidP="00000000" w:rsidRDefault="00000000" w:rsidRPr="00000000" w14:paraId="00000A4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[Scene 4 – CLIFFHANGER]</w:t>
        <w:br w:type="textWrapping"/>
        <w:t xml:space="preserve"> Camera: Wide shot → stormy road, rain pelting, Kabir tense, ready to explode.</w:t>
      </w:r>
    </w:p>
    <w:p w:rsidR="00000000" w:rsidDel="00000000" w:rsidP="00000000" w:rsidRDefault="00000000" w:rsidRPr="00000000" w14:paraId="00000A4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Rhea aur Aryan glance karte hain, subtle mocking smile.</w:t>
        <w:br w:type="textWrapping"/>
        <w:t xml:space="preserve"> SFX: Thunder, heartbeat, rain patter → sync with Kabir’s rising fury</w:t>
      </w:r>
    </w:p>
    <w:p w:rsidR="00000000" w:rsidDel="00000000" w:rsidP="00000000" w:rsidRDefault="00000000" w:rsidRPr="00000000" w14:paraId="00000A4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A4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“Plan ke har angle ko cover kiya gaya… par ab Kabir sirf ek raasta dekh raha hai — revenge. Stormy night me Rhea–Aryan ka calculated khel aur Kabir ka obsession clash hone wala hai. Kaun pehle move karega?”</w:t>
      </w:r>
    </w:p>
    <w:p w:rsidR="00000000" w:rsidDel="00000000" w:rsidP="00000000" w:rsidRDefault="00000000" w:rsidRPr="00000000" w14:paraId="00000A4E">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4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5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6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6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62">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awqnrszfz7xm" w:id="174"/>
      <w:bookmarkEnd w:id="174"/>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71</w:t>
      </w:r>
    </w:p>
    <w:p w:rsidR="00000000" w:rsidDel="00000000" w:rsidP="00000000" w:rsidRDefault="00000000" w:rsidRPr="00000000" w14:paraId="00000A6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[Recap – 8 sec]</w:t>
        <w:br w:type="textWrapping"/>
        <w:t xml:space="preserve"> Flash cuts:</w:t>
      </w:r>
    </w:p>
    <w:p w:rsidR="00000000" w:rsidDel="00000000" w:rsidP="00000000" w:rsidRDefault="00000000" w:rsidRPr="00000000" w14:paraId="00000A6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smirking in storm.</w:t>
      </w:r>
    </w:p>
    <w:p w:rsidR="00000000" w:rsidDel="00000000" w:rsidP="00000000" w:rsidRDefault="00000000" w:rsidRPr="00000000" w14:paraId="00000A6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doctor disguise.</w:t>
      </w:r>
    </w:p>
    <w:p w:rsidR="00000000" w:rsidDel="00000000" w:rsidP="00000000" w:rsidRDefault="00000000" w:rsidRPr="00000000" w14:paraId="00000A6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disbelief close-up.</w:t>
        <w:br w:type="textWrapping"/>
        <w:t xml:space="preserve"> SFX: Thunder + fast violin strokes.</w:t>
      </w:r>
    </w:p>
    <w:p w:rsidR="00000000" w:rsidDel="00000000" w:rsidP="00000000" w:rsidRDefault="00000000" w:rsidRPr="00000000" w14:paraId="00000A6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1 – EXT. ROAD – NIGHT]</w:t>
        <w:br w:type="textWrapping"/>
        <w:t xml:space="preserve"> Camera: Heavy rain, Kabir ka trembling face.</w:t>
        <w:br w:type="textWrapping"/>
        <w:t xml:space="preserve"> Rhea dheere se forward step leti hai, lightning strike uske eyes illuminate karta hai.</w:t>
      </w:r>
    </w:p>
    <w:p w:rsidR="00000000" w:rsidDel="00000000" w:rsidP="00000000" w:rsidRDefault="00000000" w:rsidRPr="00000000" w14:paraId="00000A6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(low, steady):</w:t>
        <w:br w:type="textWrapping"/>
        <w:t xml:space="preserve"> “Tumhare ghar aane ke baad… mera andhi banne ka natak shuru hua.”</w:t>
      </w:r>
    </w:p>
    <w:p w:rsidR="00000000" w:rsidDel="00000000" w:rsidP="00000000" w:rsidRDefault="00000000" w:rsidRPr="00000000" w14:paraId="00000A6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Kabir’s shock freeze.</w:t>
      </w:r>
    </w:p>
    <w:p w:rsidR="00000000" w:rsidDel="00000000" w:rsidP="00000000" w:rsidRDefault="00000000" w:rsidRPr="00000000" w14:paraId="00000A6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2 – FLASHBACK – MARKET]</w:t>
        <w:br w:type="textWrapping"/>
        <w:t xml:space="preserve"> Quick flash cuts:</w:t>
      </w:r>
    </w:p>
    <w:p w:rsidR="00000000" w:rsidDel="00000000" w:rsidP="00000000" w:rsidRDefault="00000000" w:rsidRPr="00000000" w14:paraId="00000A6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Dark alley, Rhea ka father ke goons crowd me search karte hue.</w:t>
      </w:r>
    </w:p>
    <w:p w:rsidR="00000000" w:rsidDel="00000000" w:rsidP="00000000" w:rsidRDefault="00000000" w:rsidRPr="00000000" w14:paraId="00000A6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Goons ke aankhen sharp, logon ko push karte hue.</w:t>
      </w:r>
    </w:p>
    <w:p w:rsidR="00000000" w:rsidDel="00000000" w:rsidP="00000000" w:rsidRDefault="00000000" w:rsidRPr="00000000" w14:paraId="00000A6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aur Rhea (white stick leke) bheed me se guzarte hain.</w:t>
      </w:r>
    </w:p>
    <w:p w:rsidR="00000000" w:rsidDel="00000000" w:rsidP="00000000" w:rsidRDefault="00000000" w:rsidRPr="00000000" w14:paraId="00000A7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thoda sa dar, phir ek fake helpless smile.</w:t>
      </w:r>
    </w:p>
    <w:p w:rsidR="00000000" w:rsidDel="00000000" w:rsidP="00000000" w:rsidRDefault="00000000" w:rsidRPr="00000000" w14:paraId="00000A7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Crowd chatter + distant storm echo blend.</w:t>
      </w:r>
    </w:p>
    <w:p w:rsidR="00000000" w:rsidDel="00000000" w:rsidP="00000000" w:rsidRDefault="00000000" w:rsidRPr="00000000" w14:paraId="00000A7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(voice-over, whisper):</w:t>
        <w:br w:type="textWrapping"/>
        <w:t xml:space="preserve"> “Papa ke gunde har jagah dhundh rahe the… bazaar tak humara peecha kiya tha.”</w:t>
      </w:r>
    </w:p>
    <w:p w:rsidR="00000000" w:rsidDel="00000000" w:rsidP="00000000" w:rsidRDefault="00000000" w:rsidRPr="00000000" w14:paraId="00000A7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3 – BACK TO ROAD]</w:t>
        <w:br w:type="textWrapping"/>
        <w:t xml:space="preserve"> Camera: Rhea ke face ka tight shot. Rain uske cheeks pe bahti, smirk half-shadow me.</w:t>
      </w:r>
    </w:p>
    <w:p w:rsidR="00000000" w:rsidDel="00000000" w:rsidP="00000000" w:rsidRDefault="00000000" w:rsidRPr="00000000" w14:paraId="00000A7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(calm, cutting):</w:t>
        <w:br w:type="textWrapping"/>
        <w:t xml:space="preserve"> “Andhi ban ke rehna… wahi mera bachaav tha. Tumhe laga tum mujhe protect kar rahe ho… par main apna time bita rahi thi.”</w:t>
      </w:r>
    </w:p>
    <w:p w:rsidR="00000000" w:rsidDel="00000000" w:rsidP="00000000" w:rsidRDefault="00000000" w:rsidRPr="00000000" w14:paraId="00000A7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cut: Kabir → slow motion disbelief, veins tight, fists trembling.</w:t>
      </w:r>
    </w:p>
    <w:p w:rsidR="00000000" w:rsidDel="00000000" w:rsidP="00000000" w:rsidRDefault="00000000" w:rsidRPr="00000000" w14:paraId="00000A7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4 – FLASHBACK – ROOM INSIDE KABIR’S HOUSE]</w:t>
      </w:r>
    </w:p>
    <w:p w:rsidR="00000000" w:rsidDel="00000000" w:rsidP="00000000" w:rsidRDefault="00000000" w:rsidRPr="00000000" w14:paraId="00000A7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quietly bed pe baithi, aankhen band, white stick pakdi.</w:t>
      </w:r>
    </w:p>
    <w:p w:rsidR="00000000" w:rsidDel="00000000" w:rsidP="00000000" w:rsidRDefault="00000000" w:rsidRPr="00000000" w14:paraId="00000A7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darwaza lock karke chinta bhare nazar se window check karta hai.</w:t>
      </w:r>
    </w:p>
    <w:p w:rsidR="00000000" w:rsidDel="00000000" w:rsidP="00000000" w:rsidRDefault="00000000" w:rsidRPr="00000000" w14:paraId="00000A7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Shadow me Aryan ka silhouette ek baar dikhta hai, fleeting.</w:t>
      </w:r>
    </w:p>
    <w:p w:rsidR="00000000" w:rsidDel="00000000" w:rsidP="00000000" w:rsidRDefault="00000000" w:rsidRPr="00000000" w14:paraId="00000A7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(voice-over):</w:t>
        <w:br w:type="textWrapping"/>
        <w:t xml:space="preserve"> “Bas kuch din chahiye the… aur phir Aryan mujhe le jaata. Tum sirf ek cover the… Kabir.”</w:t>
      </w:r>
    </w:p>
    <w:p w:rsidR="00000000" w:rsidDel="00000000" w:rsidP="00000000" w:rsidRDefault="00000000" w:rsidRPr="00000000" w14:paraId="00000A7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Heartbeat + storm overlay.</w:t>
      </w:r>
    </w:p>
    <w:p w:rsidR="00000000" w:rsidDel="00000000" w:rsidP="00000000" w:rsidRDefault="00000000" w:rsidRPr="00000000" w14:paraId="00000A7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[Scene 5 – CLIFFHANGER]</w:t>
        <w:br w:type="textWrapping"/>
        <w:t xml:space="preserve"> Camera: Wide shot – Rhea aur Aryan storm ke beech khade, calm aur confident.</w:t>
        <w:br w:type="textWrapping"/>
        <w:t xml:space="preserve"> Kabir opposite side, rage ke saath trembling, silent scream face.</w:t>
      </w:r>
    </w:p>
    <w:p w:rsidR="00000000" w:rsidDel="00000000" w:rsidP="00000000" w:rsidRDefault="00000000" w:rsidRPr="00000000" w14:paraId="00000A8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(cold smile, almost whisper – final line):</w:t>
        <w:br w:type="textWrapping"/>
        <w:t xml:space="preserve"> “Dekha,, Maine andhi banne ki kitni shandaar Acting ki hai,, Mujhe to Oscar milna chahiye,,, Haina Kabir….”</w:t>
      </w:r>
    </w:p>
    <w:p w:rsidR="00000000" w:rsidDel="00000000" w:rsidP="00000000" w:rsidRDefault="00000000" w:rsidRPr="00000000" w14:paraId="00000A8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Thunder blast + sudden silence.</w:t>
      </w:r>
    </w:p>
    <w:p w:rsidR="00000000" w:rsidDel="00000000" w:rsidP="00000000" w:rsidRDefault="00000000" w:rsidRPr="00000000" w14:paraId="00000A8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[TEXT ON SCREEN]</w:t>
        <w:br w:type="textWrapping"/>
        <w:t xml:space="preserve"> “Kabir ke liye sab sach samne aa chuka hai… par uska next step kya hoga? Revenge ya destruction?”</w:t>
      </w:r>
    </w:p>
    <w:p w:rsidR="00000000" w:rsidDel="00000000" w:rsidP="00000000" w:rsidRDefault="00000000" w:rsidRPr="00000000" w14:paraId="00000A8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8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9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9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9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93">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8ysb5vvz9jhd" w:id="175"/>
      <w:bookmarkEnd w:id="175"/>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72</w:t>
      </w:r>
    </w:p>
    <w:p w:rsidR="00000000" w:rsidDel="00000000" w:rsidP="00000000" w:rsidRDefault="00000000" w:rsidRPr="00000000" w14:paraId="00000A9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Flash cuts:</w:t>
      </w:r>
    </w:p>
    <w:p w:rsidR="00000000" w:rsidDel="00000000" w:rsidP="00000000" w:rsidRDefault="00000000" w:rsidRPr="00000000" w14:paraId="00000A95">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“Tumhare saath andhi rehna… meri sabse badi acting thi.”</w:t>
      </w:r>
    </w:p>
    <w:p w:rsidR="00000000" w:rsidDel="00000000" w:rsidP="00000000" w:rsidRDefault="00000000" w:rsidRPr="00000000" w14:paraId="00000A9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trembling face, bloodshot eyes.</w:t>
      </w:r>
    </w:p>
    <w:p w:rsidR="00000000" w:rsidDel="00000000" w:rsidP="00000000" w:rsidRDefault="00000000" w:rsidRPr="00000000" w14:paraId="00000A9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ka silent evil smirk.</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Thunder crack + slow echoing heartbeat.</w:t>
      </w:r>
    </w:p>
    <w:p w:rsidR="00000000" w:rsidDel="00000000" w:rsidP="00000000" w:rsidRDefault="00000000" w:rsidRPr="00000000" w14:paraId="00000A9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1 – EXT. ROAD – NIGHT]</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Camera: Storm aur bhi violent, rain Kabir ke face ko cover kar rahi hai.</w:t>
      </w:r>
    </w:p>
    <w:p w:rsidR="00000000" w:rsidDel="00000000" w:rsidP="00000000" w:rsidRDefault="00000000" w:rsidRPr="00000000" w14:paraId="00000A9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lips finally tremble.</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 (whisper, broken):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“...Wohh pal? Wohh lamhe… kya sab jhooth tha?”</w:t>
      </w:r>
    </w:p>
    <w:p w:rsidR="00000000" w:rsidDel="00000000" w:rsidP="00000000" w:rsidRDefault="00000000" w:rsidRPr="00000000" w14:paraId="00000A9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Close-up → Kabir ke face pe disbelief + slow tear rain ke saath mix.</w:t>
      </w:r>
    </w:p>
    <w:p w:rsidR="00000000" w:rsidDel="00000000" w:rsidP="00000000" w:rsidRDefault="00000000" w:rsidRPr="00000000" w14:paraId="00000A9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2 – RHEA’S CRUEL TRUTH]</w:t>
        <w:br w:type="textWrapping"/>
      </w: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 Lightning flash → Rhea ka close-up. Cold smirk, aankhon me shaitani calm.</w:t>
      </w:r>
    </w:p>
    <w:p w:rsidR="00000000" w:rsidDel="00000000" w:rsidP="00000000" w:rsidRDefault="00000000" w:rsidRPr="00000000" w14:paraId="00000A9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 (low, cutting):</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“Jhooth nahi… addiction.”</w:t>
      </w:r>
    </w:p>
    <w:p w:rsidR="00000000" w:rsidDel="00000000" w:rsidP="00000000" w:rsidRDefault="00000000" w:rsidRPr="00000000" w14:paraId="00000A9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Pause. Thunder roar.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 (leaning in, whisper):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“Tum sirf zaroorat the… bas ek tool.”</w:t>
      </w:r>
    </w:p>
    <w:p w:rsidR="00000000" w:rsidDel="00000000" w:rsidP="00000000" w:rsidRDefault="00000000" w:rsidRPr="00000000" w14:paraId="00000AA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Kabir ka face collapse → veins tight, pain + rage ka storm uske andar.</w:t>
      </w:r>
    </w:p>
    <w:p w:rsidR="00000000" w:rsidDel="00000000" w:rsidP="00000000" w:rsidRDefault="00000000" w:rsidRPr="00000000" w14:paraId="00000AA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 (final nail, calm):</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“Wohh sab… mere liye sirf lust tha. Aur tumne ise pyaar samjha.”</w:t>
      </w:r>
    </w:p>
    <w:p w:rsidR="00000000" w:rsidDel="00000000" w:rsidP="00000000" w:rsidRDefault="00000000" w:rsidRPr="00000000" w14:paraId="00000AA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3 – THE SHATTER]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Camera: Wide shot – Aryan aur Rhea ek frame me, calm and smug.</w:t>
        <w:br w:type="textWrapping"/>
        <w:t xml:space="preserve"> Kabir thoda peeche step leta hai, saansein heavy, fists shaking.</w:t>
      </w:r>
    </w:p>
    <w:p w:rsidR="00000000" w:rsidDel="00000000" w:rsidP="00000000" w:rsidRDefault="00000000" w:rsidRPr="00000000" w14:paraId="00000AA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Aryan ka side glance → silent approval to Rhea.</w:t>
        <w:br w:type="textWrapping"/>
        <w:t xml:space="preserve"> Storm ki lightning Kabir ke broken face ko highlight karti hai.</w:t>
      </w:r>
    </w:p>
    <w:p w:rsidR="00000000" w:rsidDel="00000000" w:rsidP="00000000" w:rsidRDefault="00000000" w:rsidRPr="00000000" w14:paraId="00000AA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Silent scream – Kabir ka dard storm ki garaj ke saath sync hota hai.</w:t>
      </w:r>
    </w:p>
    <w:p w:rsidR="00000000" w:rsidDel="00000000" w:rsidP="00000000" w:rsidRDefault="00000000" w:rsidRPr="00000000" w14:paraId="00000AA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[Scene 4 – CLIFFHANGER]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Camera: Rhea ka extreme close-up, lips se rain drip. Cold smile.</w:t>
      </w:r>
    </w:p>
    <w:p w:rsidR="00000000" w:rsidDel="00000000" w:rsidP="00000000" w:rsidRDefault="00000000" w:rsidRPr="00000000" w14:paraId="00000AA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 (whisper, deadly calm):</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“Tumhe Lust ke liye use kiya or tumhare ghar ko papa ke gundon se bachne ke liye.”</w:t>
      </w:r>
    </w:p>
    <w:p w:rsidR="00000000" w:rsidDel="00000000" w:rsidP="00000000" w:rsidRDefault="00000000" w:rsidRPr="00000000" w14:paraId="00000AA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 Thunder blast → heartbeat cut → eerie silence.</w:t>
      </w:r>
    </w:p>
    <w:p w:rsidR="00000000" w:rsidDel="00000000" w:rsidP="00000000" w:rsidRDefault="00000000" w:rsidRPr="00000000" w14:paraId="00000AA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CUT TO BLACK.</w:t>
      </w:r>
    </w:p>
    <w:p w:rsidR="00000000" w:rsidDel="00000000" w:rsidP="00000000" w:rsidRDefault="00000000" w:rsidRPr="00000000" w14:paraId="00000AA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[TEXT ON SCREEN]</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“Lust ke sach ne Kabir ke dil ko choor-choor kar diya hai. Ab uske revenge ka roop aur bhi dark, aur bhi dangerous hone wala hai.”</w:t>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A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A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AF">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hcixt5gp5dub" w:id="176"/>
      <w:bookmarkEnd w:id="176"/>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73</w:t>
      </w:r>
    </w:p>
    <w:p w:rsidR="00000000" w:rsidDel="00000000" w:rsidP="00000000" w:rsidRDefault="00000000" w:rsidRPr="00000000" w14:paraId="00000AB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Flash cuts:</w:t>
      </w:r>
    </w:p>
    <w:p w:rsidR="00000000" w:rsidDel="00000000" w:rsidP="00000000" w:rsidRDefault="00000000" w:rsidRPr="00000000" w14:paraId="00000AB1">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“Tumhe Lust ke liye use kiya…”</w:t>
      </w:r>
    </w:p>
    <w:p w:rsidR="00000000" w:rsidDel="00000000" w:rsidP="00000000" w:rsidRDefault="00000000" w:rsidRPr="00000000" w14:paraId="00000AB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rage-filled silent scream.</w:t>
      </w:r>
    </w:p>
    <w:p w:rsidR="00000000" w:rsidDel="00000000" w:rsidP="00000000" w:rsidRDefault="00000000" w:rsidRPr="00000000" w14:paraId="00000AB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ka smirk lightning ke flash me.</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Thunder blast + distorted violin.</w:t>
      </w:r>
    </w:p>
    <w:p w:rsidR="00000000" w:rsidDel="00000000" w:rsidP="00000000" w:rsidRDefault="00000000" w:rsidRPr="00000000" w14:paraId="00000AB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5">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ygb3bjdc0ocw" w:id="177"/>
      <w:bookmarkEnd w:id="17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EXT. ROAD – NIGHT]</w:t>
      </w:r>
    </w:p>
    <w:p w:rsidR="00000000" w:rsidDel="00000000" w:rsidP="00000000" w:rsidRDefault="00000000" w:rsidRPr="00000000" w14:paraId="00000AB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Storm aur bhi wild, rain sheets jaisi gir rahi hai.</w:t>
        <w:br w:type="textWrapping"/>
        <w:t xml:space="preserve"> Kabir khada hai— trembling, shattered, aankhen bloodshot.</w:t>
      </w:r>
    </w:p>
    <w:p w:rsidR="00000000" w:rsidDel="00000000" w:rsidP="00000000" w:rsidRDefault="00000000" w:rsidRPr="00000000" w14:paraId="00000AB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dheere-dheere ek kadam aur aage badhti hai, voice me calm cruelty.</w:t>
      </w:r>
    </w:p>
    <w:p w:rsidR="00000000" w:rsidDel="00000000" w:rsidP="00000000" w:rsidRDefault="00000000" w:rsidRPr="00000000" w14:paraId="00000AB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 (low, mocking smile):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“Joh mujhe chahiye tha… sab mil gaya, Kabir.”</w:t>
      </w:r>
    </w:p>
    <w:p w:rsidR="00000000" w:rsidDel="00000000" w:rsidP="00000000" w:rsidRDefault="00000000" w:rsidRPr="00000000" w14:paraId="00000AB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A">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twzxvhcuctaf" w:id="178"/>
      <w:bookmarkEnd w:id="17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RHEA’S COLD GRATITUDE]</w:t>
      </w:r>
    </w:p>
    <w:p w:rsidR="00000000" w:rsidDel="00000000" w:rsidP="00000000" w:rsidRDefault="00000000" w:rsidRPr="00000000" w14:paraId="00000AB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Extreme close-up → Rhea ki aankhen cold aur lips par dripping rain.</w:t>
      </w:r>
    </w:p>
    <w:p w:rsidR="00000000" w:rsidDel="00000000" w:rsidP="00000000" w:rsidRDefault="00000000" w:rsidRPr="00000000" w14:paraId="00000AB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 (measured, dagger tone):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“Tumne mujhe rehne ke liye ghar diya…”</w:t>
        <w:br w:type="textWrapping"/>
        <w:t xml:space="preserve"> (beat, lightning flash)</w:t>
        <w:br w:type="textWrapping"/>
        <w:t xml:space="preserve"> “Apni body se meri zaroorat poori ki…”</w:t>
        <w:br w:type="textWrapping"/>
        <w:t xml:space="preserve"> (pause, smirk grows)</w:t>
        <w:br w:type="textWrapping"/>
        <w:t xml:space="preserve"> “Aur mere liye maar bhi khayi.”</w:t>
      </w:r>
    </w:p>
    <w:p w:rsidR="00000000" w:rsidDel="00000000" w:rsidP="00000000" w:rsidRDefault="00000000" w:rsidRPr="00000000" w14:paraId="00000AB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cut → Kabir ka trembling face, veins bulging, disbelief tearing him apart.</w:t>
      </w:r>
    </w:p>
    <w:p w:rsidR="00000000" w:rsidDel="00000000" w:rsidP="00000000" w:rsidRDefault="00000000" w:rsidRPr="00000000" w14:paraId="00000AB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F">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p30uvhgce7n6" w:id="179"/>
      <w:bookmarkEnd w:id="17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THE FALL]</w:t>
      </w:r>
    </w:p>
    <w:p w:rsidR="00000000" w:rsidDel="00000000" w:rsidP="00000000" w:rsidRDefault="00000000" w:rsidRPr="00000000" w14:paraId="00000AC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Wide shot → Rhea aur Aryan ek frame me, calm and victorious.</w:t>
        <w:br w:type="textWrapping"/>
        <w:t xml:space="preserve"> Kabir slightly collapse karta hai, ek step back, saansein bhar heavy aur broken.</w:t>
      </w:r>
    </w:p>
    <w:p w:rsidR="00000000" w:rsidDel="00000000" w:rsidP="00000000" w:rsidRDefault="00000000" w:rsidRPr="00000000" w14:paraId="00000AC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haath fold karke Rhea ko ek approving nod deta hai.</w:t>
        <w:br w:type="textWrapping"/>
        <w:t xml:space="preserve"> Rhea uski taraf half-smirk kehti hai, jaise apna jeet confirm kar rahi ho.</w:t>
      </w:r>
    </w:p>
    <w:p w:rsidR="00000000" w:rsidDel="00000000" w:rsidP="00000000" w:rsidRDefault="00000000" w:rsidRPr="00000000" w14:paraId="00000AC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Thunder roar + slow-motion rain hitting the ground.</w:t>
      </w:r>
    </w:p>
    <w:p w:rsidR="00000000" w:rsidDel="00000000" w:rsidP="00000000" w:rsidRDefault="00000000" w:rsidRPr="00000000" w14:paraId="00000AC3">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4">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vu5lquk223sc" w:id="180"/>
      <w:bookmarkEnd w:id="180"/>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CLIFFHANGER]</w:t>
      </w:r>
    </w:p>
    <w:p w:rsidR="00000000" w:rsidDel="00000000" w:rsidP="00000000" w:rsidRDefault="00000000" w:rsidRPr="00000000" w14:paraId="00000AC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Rhea ka final close-up, whisper deadly calm.</w:t>
      </w:r>
    </w:p>
    <w:p w:rsidR="00000000" w:rsidDel="00000000" w:rsidP="00000000" w:rsidRDefault="00000000" w:rsidRPr="00000000" w14:paraId="00000AC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Rhea (whisper):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“Tum mujhe hamesha yaad rahoge Kabir...”</w:t>
      </w:r>
    </w:p>
    <w:p w:rsidR="00000000" w:rsidDel="00000000" w:rsidP="00000000" w:rsidRDefault="00000000" w:rsidRPr="00000000" w14:paraId="00000AC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Kabir ka face → silent rage + heartbreak ka deadly mix.</w:t>
        <w:br w:type="textWrapping"/>
        <w:t xml:space="preserve"> Storm ki lightning uske eyes me ek dangerous spark create karti hai.</w:t>
      </w:r>
    </w:p>
    <w:p w:rsidR="00000000" w:rsidDel="00000000" w:rsidP="00000000" w:rsidRDefault="00000000" w:rsidRPr="00000000" w14:paraId="00000AC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 Sudden thunder crash → screen blackout.</w:t>
      </w:r>
    </w:p>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C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C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C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C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C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C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D0">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lqbr8b2dptbv" w:id="181"/>
      <w:bookmarkEnd w:id="181"/>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74</w:t>
      </w:r>
    </w:p>
    <w:p w:rsidR="00000000" w:rsidDel="00000000" w:rsidP="00000000" w:rsidRDefault="00000000" w:rsidRPr="00000000" w14:paraId="00000AD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Flash cuts:</w:t>
      </w:r>
    </w:p>
    <w:p w:rsidR="00000000" w:rsidDel="00000000" w:rsidP="00000000" w:rsidRDefault="00000000" w:rsidRPr="00000000" w14:paraId="00000AD2">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“Tum mere liye sirf ek ghulaam the.”</w:t>
      </w:r>
    </w:p>
    <w:p w:rsidR="00000000" w:rsidDel="00000000" w:rsidP="00000000" w:rsidRDefault="00000000" w:rsidRPr="00000000" w14:paraId="00000AD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trembling close-up, eyes me dangerous spark.</w:t>
      </w:r>
    </w:p>
    <w:p w:rsidR="00000000" w:rsidDel="00000000" w:rsidP="00000000" w:rsidRDefault="00000000" w:rsidRPr="00000000" w14:paraId="00000AD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Aryan ka approving nod.</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Thunder rumble + heartbeat echo.</w:t>
      </w:r>
    </w:p>
    <w:p w:rsidR="00000000" w:rsidDel="00000000" w:rsidP="00000000" w:rsidRDefault="00000000" w:rsidRPr="00000000" w14:paraId="00000AD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6">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hl14sfe0fdn" w:id="182"/>
      <w:bookmarkEnd w:id="18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EXT. ROAD – NIGHT]</w:t>
      </w:r>
    </w:p>
    <w:p w:rsidR="00000000" w:rsidDel="00000000" w:rsidP="00000000" w:rsidRDefault="00000000" w:rsidRPr="00000000" w14:paraId="00000AD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Rain abhi bhi violent, ground pe puddles me lightning reflect ho rahi hai.</w:t>
      </w:r>
    </w:p>
    <w:p w:rsidR="00000000" w:rsidDel="00000000" w:rsidP="00000000" w:rsidRDefault="00000000" w:rsidRPr="00000000" w14:paraId="00000AD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aur Aryan ek dusre ki taraf ek calm glance exchange karte hain, phir apni car ki taraf turn hote hain.</w:t>
        <w:br w:type="textWrapping"/>
        <w:t xml:space="preserve"> Unke kadam storm ke noise me confident aur slow motion me dikhte hain.</w:t>
      </w:r>
    </w:p>
    <w:p w:rsidR="00000000" w:rsidDel="00000000" w:rsidP="00000000" w:rsidRDefault="00000000" w:rsidRPr="00000000" w14:paraId="00000AD9">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A">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nyywfnu5j3y7" w:id="183"/>
      <w:bookmarkEnd w:id="18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KABIR’S POV]</w:t>
      </w:r>
    </w:p>
    <w:p w:rsidR="00000000" w:rsidDel="00000000" w:rsidP="00000000" w:rsidRDefault="00000000" w:rsidRPr="00000000" w14:paraId="00000AD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Kabir unhe jaate hue dekhta hai, bilkul stone-still.</w:t>
        <w:br w:type="textWrapping"/>
        <w:t xml:space="preserve"> Rain uske face se streams banake girti hai, par uski aankhen un dono par chipki rehti hain.</w:t>
      </w:r>
    </w:p>
    <w:p w:rsidR="00000000" w:rsidDel="00000000" w:rsidP="00000000" w:rsidRDefault="00000000" w:rsidRPr="00000000" w14:paraId="00000AD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Close-up → uski eyes bloodshot, par andar ek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controlled fire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jal rahi hai.</w:t>
      </w:r>
    </w:p>
    <w:p w:rsidR="00000000" w:rsidDel="00000000" w:rsidP="00000000" w:rsidRDefault="00000000" w:rsidRPr="00000000" w14:paraId="00000AD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SFX: Heartbeat slow → gradually intensifies.</w:t>
      </w:r>
    </w:p>
    <w:p w:rsidR="00000000" w:rsidDel="00000000" w:rsidP="00000000" w:rsidRDefault="00000000" w:rsidRPr="00000000" w14:paraId="00000ADE">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F">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miwiat2a1pe1" w:id="184"/>
      <w:bookmarkEnd w:id="18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THE DEPARTURE]</w:t>
      </w:r>
    </w:p>
    <w:p w:rsidR="00000000" w:rsidDel="00000000" w:rsidP="00000000" w:rsidRDefault="00000000" w:rsidRPr="00000000" w14:paraId="00000AE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Rhea aur Aryan car ke andar baithte hain.</w:t>
        <w:br w:type="textWrapping"/>
        <w:t xml:space="preserve"> Headlights storm ko cut karte hue jalti hain → ek bright flash Kabir ke soaked silhouette ko illuminate karta hai.</w:t>
      </w:r>
    </w:p>
    <w:p w:rsidR="00000000" w:rsidDel="00000000" w:rsidP="00000000" w:rsidRDefault="00000000" w:rsidRPr="00000000" w14:paraId="00000AE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Car dheere se forward roll hoti hai, tyres puddles splash karte hain.</w:t>
        <w:br w:type="textWrapping"/>
        <w:t xml:space="preserve"> Kabir unhe gaze karta rehta hai— bina blink kiye.</w:t>
      </w:r>
    </w:p>
    <w:p w:rsidR="00000000" w:rsidDel="00000000" w:rsidP="00000000" w:rsidRDefault="00000000" w:rsidRPr="00000000" w14:paraId="00000AE2">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3">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ljq1qz6si49m" w:id="185"/>
      <w:bookmarkEnd w:id="185"/>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THE SPARK]</w:t>
      </w:r>
    </w:p>
    <w:p w:rsidR="00000000" w:rsidDel="00000000" w:rsidP="00000000" w:rsidRDefault="00000000" w:rsidRPr="00000000" w14:paraId="00000AE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dur ja rahi hai, headlights storm ke andhere me disappear hoti hain.</w:t>
      </w:r>
    </w:p>
    <w:p w:rsidR="00000000" w:rsidDel="00000000" w:rsidP="00000000" w:rsidRDefault="00000000" w:rsidRPr="00000000" w14:paraId="00000AE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Kabir ke close-up → lips thoda sa twitch karte hain, jaise ek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silent smirk</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ban raha ho.</w:t>
        <w:br w:type="textWrapping"/>
        <w:t xml:space="preserve"> Par voice ekdum mute— bas rain aur thunder.</w:t>
      </w:r>
    </w:p>
    <w:p w:rsidR="00000000" w:rsidDel="00000000" w:rsidP="00000000" w:rsidRDefault="00000000" w:rsidRPr="00000000" w14:paraId="00000AE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Thunder crack + faint metallic echo (jaise chain break ho rahi ho).</w:t>
      </w:r>
    </w:p>
    <w:p w:rsidR="00000000" w:rsidDel="00000000" w:rsidP="00000000" w:rsidRDefault="00000000" w:rsidRPr="00000000" w14:paraId="00000AE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8">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g28koa55jow8" w:id="186"/>
      <w:bookmarkEnd w:id="18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5 – CLIFFHANGER]</w:t>
      </w:r>
    </w:p>
    <w:p w:rsidR="00000000" w:rsidDel="00000000" w:rsidP="00000000" w:rsidRDefault="00000000" w:rsidRPr="00000000" w14:paraId="00000AE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Wide shot → Kabir storm me akela khada hai, par uske body language me ek naya </w:t>
      </w: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resolve</w:t>
      </w: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w:t>
        <w:br w:type="textWrapping"/>
        <w:t xml:space="preserve"> Lightning ek baar uske eyes ko illuminate karti hai → wohh aankhen ab sirf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revenge ke liye jali hui aag</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hain.</w:t>
      </w:r>
    </w:p>
    <w:p w:rsidR="00000000" w:rsidDel="00000000" w:rsidP="00000000" w:rsidRDefault="00000000" w:rsidRPr="00000000" w14:paraId="00000AE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AE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E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E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AEF">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iidcip4m3h9b" w:id="187"/>
      <w:bookmarkEnd w:id="187"/>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75</w:t>
      </w:r>
    </w:p>
    <w:p w:rsidR="00000000" w:rsidDel="00000000" w:rsidP="00000000" w:rsidRDefault="00000000" w:rsidRPr="00000000" w14:paraId="00000AF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Flash cuts:</w:t>
      </w:r>
    </w:p>
    <w:p w:rsidR="00000000" w:rsidDel="00000000" w:rsidP="00000000" w:rsidRDefault="00000000" w:rsidRPr="00000000" w14:paraId="00000AF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silent smirk lightning ke flash me.</w:t>
      </w:r>
    </w:p>
    <w:p w:rsidR="00000000" w:rsidDel="00000000" w:rsidP="00000000" w:rsidRDefault="00000000" w:rsidRPr="00000000" w14:paraId="00000AF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aur Aryan car me baithkar door jaate hue.</w:t>
      </w:r>
    </w:p>
    <w:p w:rsidR="00000000" w:rsidDel="00000000" w:rsidP="00000000" w:rsidRDefault="00000000" w:rsidRPr="00000000" w14:paraId="00000AF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Rain + thunder ka loud roar.</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 Heartbeat slow → crack sound.</w:t>
      </w:r>
    </w:p>
    <w:p w:rsidR="00000000" w:rsidDel="00000000" w:rsidP="00000000" w:rsidRDefault="00000000" w:rsidRPr="00000000" w14:paraId="00000AF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5">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rjfbwwpliqbn" w:id="188"/>
      <w:bookmarkEnd w:id="18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EXT. ROAD – NIGHT]</w:t>
      </w:r>
    </w:p>
    <w:p w:rsidR="00000000" w:rsidDel="00000000" w:rsidP="00000000" w:rsidRDefault="00000000" w:rsidRPr="00000000" w14:paraId="00000AF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Car Kabir ke bilkul paas se cross karti hai, headlights ek blinding flash create karte hain.</w:t>
        <w:br w:type="textWrapping"/>
        <w:t xml:space="preserve"> Us moment me Kabir ki aankhen ekdum rage se red ho jaati hain.</w:t>
      </w:r>
    </w:p>
    <w:p w:rsidR="00000000" w:rsidDel="00000000" w:rsidP="00000000" w:rsidRDefault="00000000" w:rsidRPr="00000000" w14:paraId="00000AF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8">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f4p8ip52q6p9" w:id="189"/>
      <w:bookmarkEnd w:id="18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THE OUTBURST]</w:t>
      </w:r>
    </w:p>
    <w:p w:rsidR="00000000" w:rsidDel="00000000" w:rsidP="00000000" w:rsidRDefault="00000000" w:rsidRPr="00000000" w14:paraId="00000AF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Car ke guzar jaate hi Kabir apna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hath zameen pe patakta hai</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water splash hota hai.</w:t>
        <w:br w:type="textWrapping"/>
        <w:t xml:space="preserve"> Storm ki garaj uske roar ke saath mix ho jaati hai.</w:t>
      </w:r>
    </w:p>
    <w:p w:rsidR="00000000" w:rsidDel="00000000" w:rsidP="00000000" w:rsidRDefault="00000000" w:rsidRPr="00000000" w14:paraId="00000AF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 (muffled scream, drowned in storm):</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“Sab… khatam kar diya usne… saara plan barbaad…”</w:t>
      </w:r>
    </w:p>
    <w:p w:rsidR="00000000" w:rsidDel="00000000" w:rsidP="00000000" w:rsidRDefault="00000000" w:rsidRPr="00000000" w14:paraId="00000AF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Close-up → Kabir ke clenched fist se blood drip, kyunki usne zameen pe itna zor se maara hai.</w:t>
      </w:r>
    </w:p>
    <w:p w:rsidR="00000000" w:rsidDel="00000000" w:rsidP="00000000" w:rsidRDefault="00000000" w:rsidRPr="00000000" w14:paraId="00000AF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D">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jqgxpx29fdia" w:id="190"/>
      <w:bookmarkEnd w:id="190"/>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THE BREAKDOWN]</w:t>
      </w:r>
    </w:p>
    <w:p w:rsidR="00000000" w:rsidDel="00000000" w:rsidP="00000000" w:rsidRDefault="00000000" w:rsidRPr="00000000" w14:paraId="00000AF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apna head dono haathon me pakad leta hai, knees thodi bend hoti hain.</w:t>
        <w:br w:type="textWrapping"/>
        <w:t xml:space="preserve"> Rain uske upar continuously girti hai, jaise pura aasman bhi uska mazak uda raha ho.</w:t>
      </w:r>
    </w:p>
    <w:p w:rsidR="00000000" w:rsidDel="00000000" w:rsidP="00000000" w:rsidRDefault="00000000" w:rsidRPr="00000000" w14:paraId="00000AF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SFX: Heartbeat → suddenly erratic, distorted violin stretch.</w:t>
      </w:r>
    </w:p>
    <w:p w:rsidR="00000000" w:rsidDel="00000000" w:rsidP="00000000" w:rsidRDefault="00000000" w:rsidRPr="00000000" w14:paraId="00000B0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Zoom in on Kabir’s trembling face → aankhen pain + rage ka mixture.</w:t>
      </w:r>
    </w:p>
    <w:p w:rsidR="00000000" w:rsidDel="00000000" w:rsidP="00000000" w:rsidRDefault="00000000" w:rsidRPr="00000000" w14:paraId="00000B0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2">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tchzr34p6jqx" w:id="191"/>
      <w:bookmarkEnd w:id="19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INNER VOICE (V.O.)]</w:t>
      </w:r>
    </w:p>
    <w:p w:rsidR="00000000" w:rsidDel="00000000" w:rsidP="00000000" w:rsidRDefault="00000000" w:rsidRPr="00000000" w14:paraId="00000B0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ke mind me echo hota hai (voice-over, gritty tone):</w:t>
        <w:br w:type="textWrapping"/>
        <w:t xml:space="preserve"> “Main itna paas tha… aur usne sab cheen liya. Rhea…”</w:t>
      </w:r>
    </w:p>
    <w:p w:rsidR="00000000" w:rsidDel="00000000" w:rsidP="00000000" w:rsidRDefault="00000000" w:rsidRPr="00000000" w14:paraId="00000B0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Flash cut: Rhea ka cold smile.</w:t>
        <w:br w:type="textWrapping"/>
        <w:t xml:space="preserve"> Flash cut: Aryan ka smirk.</w:t>
      </w:r>
    </w:p>
    <w:p w:rsidR="00000000" w:rsidDel="00000000" w:rsidP="00000000" w:rsidRDefault="00000000" w:rsidRPr="00000000" w14:paraId="00000B0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6">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vm5ysjxia3sb" w:id="192"/>
      <w:bookmarkEnd w:id="19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5 – CLIFFHANGER]</w:t>
      </w:r>
    </w:p>
    <w:p w:rsidR="00000000" w:rsidDel="00000000" w:rsidP="00000000" w:rsidRDefault="00000000" w:rsidRPr="00000000" w14:paraId="00000B0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Kabir ekdum se head raise karta hai, aankhen ab aur bhi zyada dangerous spark ke saath.</w:t>
        <w:br w:type="textWrapping"/>
        <w:t xml:space="preserve"> Camera: Extreme close-up → uski gaze deadly focused.</w:t>
      </w:r>
    </w:p>
    <w:p w:rsidR="00000000" w:rsidDel="00000000" w:rsidP="00000000" w:rsidRDefault="00000000" w:rsidRPr="00000000" w14:paraId="00000B0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SFX: Thunder blast → metallic echo, jaise ek naya plan shape le raha ho.</w:t>
      </w:r>
    </w:p>
    <w:p w:rsidR="00000000" w:rsidDel="00000000" w:rsidP="00000000" w:rsidRDefault="00000000" w:rsidRPr="00000000" w14:paraId="00000B0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0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0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0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0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0F">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u3yrp56df53n" w:id="193"/>
      <w:bookmarkEnd w:id="193"/>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76</w:t>
      </w:r>
    </w:p>
    <w:p w:rsidR="00000000" w:rsidDel="00000000" w:rsidP="00000000" w:rsidRDefault="00000000" w:rsidRPr="00000000" w14:paraId="00000B1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Flash cuts:</w:t>
      </w:r>
    </w:p>
    <w:p w:rsidR="00000000" w:rsidDel="00000000" w:rsidP="00000000" w:rsidRDefault="00000000" w:rsidRPr="00000000" w14:paraId="00000B1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rage-filled scream storm me.</w:t>
      </w:r>
    </w:p>
    <w:p w:rsidR="00000000" w:rsidDel="00000000" w:rsidP="00000000" w:rsidRDefault="00000000" w:rsidRPr="00000000" w14:paraId="00000B1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Blood dripping fist.</w:t>
      </w:r>
    </w:p>
    <w:p w:rsidR="00000000" w:rsidDel="00000000" w:rsidP="00000000" w:rsidRDefault="00000000" w:rsidRPr="00000000" w14:paraId="00000B1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Lightning flash → Kabir ka deadly spark.</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 Heartbeat distorted → fade into eerie chanting.</w:t>
      </w:r>
    </w:p>
    <w:p w:rsidR="00000000" w:rsidDel="00000000" w:rsidP="00000000" w:rsidRDefault="00000000" w:rsidRPr="00000000" w14:paraId="00000B1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5">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2xvz4jg3sjbv" w:id="194"/>
      <w:bookmarkEnd w:id="194"/>
      <w:r w:rsidDel="00000000" w:rsidR="00000000" w:rsidRPr="00000000">
        <w:rPr>
          <w:rFonts w:ascii="Nova Mono" w:cs="Nova Mono" w:eastAsia="Nova Mono" w:hAnsi="Nova Mono"/>
          <w:color w:val="000000"/>
          <w:rtl w:val="0"/>
          <w:rPrChange w:author="Rahul Sharma" w:id="0" w:date="2025-08-20T10:04:18Z">
            <w:rPr>
              <w:rFonts w:ascii="Fira Mono" w:cs="Fira Mono" w:eastAsia="Fira Mono" w:hAnsi="Fira Mono"/>
              <w:b w:val="1"/>
              <w:color w:val="000000"/>
              <w:sz w:val="26"/>
              <w:szCs w:val="26"/>
            </w:rPr>
          </w:rPrChange>
        </w:rPr>
        <w:t xml:space="preserve">[Scene 1 – EXT. ROAD – NIGHT → FLASHBACK TRANSITION]</w:t>
      </w:r>
    </w:p>
    <w:p w:rsidR="00000000" w:rsidDel="00000000" w:rsidP="00000000" w:rsidRDefault="00000000" w:rsidRPr="00000000" w14:paraId="00000B1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Kabir storm me khada hai, head raise karta hai.</w:t>
        <w:br w:type="textWrapping"/>
        <w:t xml:space="preserve"> Suddenly ek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sharp thunder strike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hota hai aur screen white-out ho jaati hai.</w:t>
      </w:r>
    </w:p>
    <w:p w:rsidR="00000000" w:rsidDel="00000000" w:rsidP="00000000" w:rsidRDefault="00000000" w:rsidRPr="00000000" w14:paraId="00000B1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White-out dissolve →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Flashback sequence start.</w:t>
      </w:r>
    </w:p>
    <w:p w:rsidR="00000000" w:rsidDel="00000000" w:rsidP="00000000" w:rsidRDefault="00000000" w:rsidRPr="00000000" w14:paraId="00000B1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9">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fdyhz1g303jx" w:id="195"/>
      <w:bookmarkEnd w:id="195"/>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FLASHBACK – A DARK HUT]</w:t>
      </w:r>
    </w:p>
    <w:p w:rsidR="00000000" w:rsidDel="00000000" w:rsidP="00000000" w:rsidRDefault="00000000" w:rsidRPr="00000000" w14:paraId="00000B1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Ek dimly lit jhopdi, chaaro taraf black cloth aur jalte diye.</w:t>
        <w:br w:type="textWrapping"/>
        <w:t xml:space="preserve"> Background me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tantrik ke mantr jaap</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ki awaaz goonj rahi hai.</w:t>
      </w:r>
    </w:p>
    <w:p w:rsidR="00000000" w:rsidDel="00000000" w:rsidP="00000000" w:rsidRDefault="00000000" w:rsidRPr="00000000" w14:paraId="00000B1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Ek ladka (face blurred, sirf shadow visible) tantrik ke saamne baitha hai.</w:t>
        <w:br w:type="textWrapping"/>
        <w:t xml:space="preserve"> Uske haath hil rahe hain, jaise kuch bada faisla lene aya ho.</w:t>
      </w:r>
    </w:p>
    <w:p w:rsidR="00000000" w:rsidDel="00000000" w:rsidP="00000000" w:rsidRDefault="00000000" w:rsidRPr="00000000" w14:paraId="00000B1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D">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291rb37in6wy" w:id="196"/>
      <w:bookmarkEnd w:id="19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THE TANTRIK’S WARNING]</w:t>
      </w:r>
    </w:p>
    <w:p w:rsidR="00000000" w:rsidDel="00000000" w:rsidP="00000000" w:rsidRDefault="00000000" w:rsidRPr="00000000" w14:paraId="00000B1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Tantrik ke face ka extreme close-up → aankhen khuli, lips pe black powder, voice deep aur haunting.</w:t>
      </w:r>
    </w:p>
    <w:p w:rsidR="00000000" w:rsidDel="00000000" w:rsidP="00000000" w:rsidRDefault="00000000" w:rsidRPr="00000000" w14:paraId="00000B1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Tantrik (low, echoing tone):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“Yeh shakti paane ke liye… tujhe ek bali deni hogi.”</w:t>
        <w:br w:type="textWrapping"/>
        <w:t xml:space="preserve"> (pause, chanting intensifies)</w:t>
        <w:br w:type="textWrapping"/>
        <w:t xml:space="preserve"> “Ek aisi ladki ki… joh andhi ho.”</w:t>
      </w:r>
    </w:p>
    <w:p w:rsidR="00000000" w:rsidDel="00000000" w:rsidP="00000000" w:rsidRDefault="00000000" w:rsidRPr="00000000" w14:paraId="00000B2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Dheere-dheere zoom → ladke ka face blur hi rakha gaya hai.</w:t>
        <w:br w:type="textWrapping"/>
        <w:t xml:space="preserve"> Bas uske trembling haath dikhta hai joh ek talisman ko tightly pakde hue hai.</w:t>
      </w:r>
    </w:p>
    <w:p w:rsidR="00000000" w:rsidDel="00000000" w:rsidP="00000000" w:rsidRDefault="00000000" w:rsidRPr="00000000" w14:paraId="00000B2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2">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j1stst4aknxw" w:id="197"/>
      <w:bookmarkEnd w:id="197"/>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DARK REVEAL]</w:t>
      </w:r>
    </w:p>
    <w:p w:rsidR="00000000" w:rsidDel="00000000" w:rsidP="00000000" w:rsidRDefault="00000000" w:rsidRPr="00000000" w14:paraId="00000B2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Dhol + mantra loud ho jaata hai.</w:t>
        <w:br w:type="textWrapping"/>
        <w:t xml:space="preserve"> Tantrik ka hand air me raise hota hai, jaise curse seal kar raha ho.</w:t>
      </w:r>
    </w:p>
    <w:p w:rsidR="00000000" w:rsidDel="00000000" w:rsidP="00000000" w:rsidRDefault="00000000" w:rsidRPr="00000000" w14:paraId="00000B2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Tantrik (final, hiss):</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“Uski aankhon ka andhera… tere liye taqat banega.”</w:t>
      </w:r>
    </w:p>
    <w:p w:rsidR="00000000" w:rsidDel="00000000" w:rsidP="00000000" w:rsidRDefault="00000000" w:rsidRPr="00000000" w14:paraId="00000B2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Ladke ka silhouette thoda side murta hai → bas uske lips ka curve dikhai deta hai (ek chilling smirk).</w:t>
        <w:br w:type="textWrapping"/>
        <w:t xml:space="preserve"> Chehra still hidden.</w:t>
      </w:r>
    </w:p>
    <w:p w:rsidR="00000000" w:rsidDel="00000000" w:rsidP="00000000" w:rsidRDefault="00000000" w:rsidRPr="00000000" w14:paraId="00000B2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7">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b12ppm17fsuh" w:id="198"/>
      <w:bookmarkEnd w:id="19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5 – TRANSITION BACK]</w:t>
      </w:r>
    </w:p>
    <w:p w:rsidR="00000000" w:rsidDel="00000000" w:rsidP="00000000" w:rsidRDefault="00000000" w:rsidRPr="00000000" w14:paraId="00000B2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Suddenly loud thunder blast → screen crack jaisa effect hota hai.</w:t>
        <w:br w:type="textWrapping"/>
        <w:t xml:space="preserve"> Flashback dissolve karke wapas Kabir ka close-up (storm me standing, rage-filled).</w:t>
      </w:r>
    </w:p>
    <w:p w:rsidR="00000000" w:rsidDel="00000000" w:rsidP="00000000" w:rsidRDefault="00000000" w:rsidRPr="00000000" w14:paraId="00000B2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SFX: Mantra ki faint echo ab bhi storm ke background me mix hoti hai.</w:t>
      </w:r>
    </w:p>
    <w:p w:rsidR="00000000" w:rsidDel="00000000" w:rsidP="00000000" w:rsidRDefault="00000000" w:rsidRPr="00000000" w14:paraId="00000B2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B">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q7m26hjncj3e" w:id="199"/>
      <w:bookmarkEnd w:id="19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[CLIFFHANGER TEXT ON SCREEN]</w:t>
      </w:r>
    </w:p>
    <w:p w:rsidR="00000000" w:rsidDel="00000000" w:rsidP="00000000" w:rsidRDefault="00000000" w:rsidRPr="00000000" w14:paraId="00000B2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“Ek purana raaz khulne laga hai… Rhea ki andhapan sirf ek haadsa nahi, ek shaitani bali ka nateeja hai.”</w:t>
      </w:r>
    </w:p>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B2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2F">
      <w:pPr>
        <w:pStyle w:val="Heading1"/>
        <w:keepNext w:val="0"/>
        <w:keepLines w:val="0"/>
        <w:spacing w:before="480" w:lineRule="auto"/>
        <w:jc w:val="center"/>
        <w:rPr>
          <w:rFonts w:ascii="Roboto" w:cs="Roboto" w:eastAsia="Roboto" w:hAnsi="Roboto"/>
          <w:sz w:val="28"/>
          <w:szCs w:val="28"/>
          <w:rPrChange w:author="Rahul Sharma" w:id="0" w:date="2025-08-20T10:04:18Z">
            <w:rPr>
              <w:rFonts w:ascii="Courier New" w:cs="Courier New" w:eastAsia="Courier New" w:hAnsi="Courier New"/>
              <w:b w:val="1"/>
              <w:sz w:val="46"/>
              <w:szCs w:val="46"/>
            </w:rPr>
          </w:rPrChange>
        </w:rPr>
      </w:pPr>
      <w:bookmarkStart w:colFirst="0" w:colLast="0" w:name="_w0g145dr6lxk" w:id="200"/>
      <w:bookmarkEnd w:id="200"/>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sz w:val="46"/>
              <w:szCs w:val="46"/>
            </w:rPr>
          </w:rPrChange>
        </w:rPr>
        <w:t xml:space="preserve">EPISODE 77</w:t>
      </w:r>
    </w:p>
    <w:p w:rsidR="00000000" w:rsidDel="00000000" w:rsidP="00000000" w:rsidRDefault="00000000" w:rsidRPr="00000000" w14:paraId="00000B3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Flash cuts:</w:t>
      </w:r>
    </w:p>
    <w:p w:rsidR="00000000" w:rsidDel="00000000" w:rsidP="00000000" w:rsidRDefault="00000000" w:rsidRPr="00000000" w14:paraId="00000B3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Tantrik ka hiss: “Joh andhi ho…”</w:t>
      </w:r>
    </w:p>
    <w:p w:rsidR="00000000" w:rsidDel="00000000" w:rsidP="00000000" w:rsidRDefault="00000000" w:rsidRPr="00000000" w14:paraId="00000B3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Ladke ka blurred smirk.</w:t>
      </w:r>
    </w:p>
    <w:p w:rsidR="00000000" w:rsidDel="00000000" w:rsidP="00000000" w:rsidRDefault="00000000" w:rsidRPr="00000000" w14:paraId="00000B3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storm me rage-filled.</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 Mantra echo → heartbeat distorted.</w:t>
      </w:r>
    </w:p>
    <w:p w:rsidR="00000000" w:rsidDel="00000000" w:rsidP="00000000" w:rsidRDefault="00000000" w:rsidRPr="00000000" w14:paraId="00000B34">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5">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yiq70vmiwsdx" w:id="201"/>
      <w:bookmarkEnd w:id="20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EXT. ROAD – NIGHT]</w:t>
      </w:r>
    </w:p>
    <w:p w:rsidR="00000000" w:rsidDel="00000000" w:rsidP="00000000" w:rsidRDefault="00000000" w:rsidRPr="00000000" w14:paraId="00000B36">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Storm ab bhi violent, Kabir storm me khada hai — lips thoda twitch karte hain jaise kuch connect ho gaya ho.</w:t>
        <w:br w:type="textWrapping"/>
        <w:t xml:space="preserve"> Suddenly woh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apni pocket se phone nikaalta hai</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w:t>
      </w:r>
    </w:p>
    <w:p w:rsidR="00000000" w:rsidDel="00000000" w:rsidP="00000000" w:rsidRDefault="00000000" w:rsidRPr="00000000" w14:paraId="00000B3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Rain me bhi uske haath steady hai — aankhon me rage + realization.</w:t>
      </w:r>
    </w:p>
    <w:p w:rsidR="00000000" w:rsidDel="00000000" w:rsidP="00000000" w:rsidRDefault="00000000" w:rsidRPr="00000000" w14:paraId="00000B38">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9">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k4qzztk0mn8w" w:id="202"/>
      <w:bookmarkEnd w:id="20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THE CALL]</w:t>
      </w:r>
    </w:p>
    <w:p w:rsidR="00000000" w:rsidDel="00000000" w:rsidP="00000000" w:rsidRDefault="00000000" w:rsidRPr="00000000" w14:paraId="00000B3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dial karta hai, phone ear pe lagata hai.</w:t>
        <w:br w:type="textWrapping"/>
        <w:t xml:space="preserve"> Background me rain aur thunder.</w:t>
      </w:r>
    </w:p>
    <w:p w:rsidR="00000000" w:rsidDel="00000000" w:rsidP="00000000" w:rsidRDefault="00000000" w:rsidRPr="00000000" w14:paraId="00000B3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Extreme close-up on Kabir’s lips → voice low, gritty.</w:t>
      </w:r>
    </w:p>
    <w:p w:rsidR="00000000" w:rsidDel="00000000" w:rsidP="00000000" w:rsidRDefault="00000000" w:rsidRPr="00000000" w14:paraId="00000B3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 (whispering, controlled rage):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“Us ladki ne… sab khel khel diya.”</w:t>
        <w:br w:type="textWrapping"/>
        <w:t xml:space="preserve"> (Pause)</w:t>
        <w:br w:type="textWrapping"/>
        <w:t xml:space="preserve"> “Woh andhi… nahi thi.”</w:t>
      </w:r>
    </w:p>
    <w:p w:rsidR="00000000" w:rsidDel="00000000" w:rsidP="00000000" w:rsidRDefault="00000000" w:rsidRPr="00000000" w14:paraId="00000B3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Slow dolly-in → Kabir ke face pe disbelief + pain.</w:t>
      </w:r>
    </w:p>
    <w:p w:rsidR="00000000" w:rsidDel="00000000" w:rsidP="00000000" w:rsidRDefault="00000000" w:rsidRPr="00000000" w14:paraId="00000B3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 (gritted teeth):</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“Woh andhe hone ka natak kar rahi thi… aur main… bevakoof ban gaya.”</w:t>
      </w:r>
    </w:p>
    <w:p w:rsidR="00000000" w:rsidDel="00000000" w:rsidP="00000000" w:rsidRDefault="00000000" w:rsidRPr="00000000" w14:paraId="00000B3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0">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5mqdej4awvbi" w:id="203"/>
      <w:bookmarkEnd w:id="20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FLASH IMAGES]</w:t>
      </w:r>
    </w:p>
    <w:p w:rsidR="00000000" w:rsidDel="00000000" w:rsidP="00000000" w:rsidRDefault="00000000" w:rsidRPr="00000000" w14:paraId="00000B4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Quick flash cuts:</w:t>
      </w:r>
    </w:p>
    <w:p w:rsidR="00000000" w:rsidDel="00000000" w:rsidP="00000000" w:rsidRDefault="00000000" w:rsidRPr="00000000" w14:paraId="00000B4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confident walk.</w:t>
      </w:r>
    </w:p>
    <w:p w:rsidR="00000000" w:rsidDel="00000000" w:rsidP="00000000" w:rsidRDefault="00000000" w:rsidRPr="00000000" w14:paraId="00000B4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storm me perfect direction me dekhna.</w:t>
      </w:r>
    </w:p>
    <w:p w:rsidR="00000000" w:rsidDel="00000000" w:rsidP="00000000" w:rsidRDefault="00000000" w:rsidRPr="00000000" w14:paraId="00000B4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hand holding hers (ab usse lagta hai sab fake tha).</w:t>
      </w:r>
    </w:p>
    <w:p w:rsidR="00000000" w:rsidDel="00000000" w:rsidP="00000000" w:rsidRDefault="00000000" w:rsidRPr="00000000" w14:paraId="00000B45">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Glass shattering sound + heartbeat spike.</w:t>
      </w:r>
    </w:p>
    <w:p w:rsidR="00000000" w:rsidDel="00000000" w:rsidP="00000000" w:rsidRDefault="00000000" w:rsidRPr="00000000" w14:paraId="00000B46">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7">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myf9lwa622rf" w:id="204"/>
      <w:bookmarkEnd w:id="204"/>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THE RAGE GROWS]</w:t>
      </w:r>
    </w:p>
    <w:p w:rsidR="00000000" w:rsidDel="00000000" w:rsidP="00000000" w:rsidRDefault="00000000" w:rsidRPr="00000000" w14:paraId="00000B4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Kabir ka face → eyes bloodshot, veins tight.</w:t>
        <w:br w:type="textWrapping"/>
        <w:t xml:space="preserve"> Rain uske lips pe drip ho rahi hai, par woh silent growl karta hai.</w:t>
      </w:r>
    </w:p>
    <w:p w:rsidR="00000000" w:rsidDel="00000000" w:rsidP="00000000" w:rsidRDefault="00000000" w:rsidRPr="00000000" w14:paraId="00000B4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 (muffled growl):</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“Main uska natak… pehchaan hi nahi paaya.”</w:t>
      </w:r>
    </w:p>
    <w:p w:rsidR="00000000" w:rsidDel="00000000" w:rsidP="00000000" w:rsidRDefault="00000000" w:rsidRPr="00000000" w14:paraId="00000B4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b w:val="1"/>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Kabir apna phone tightly clutch karta hai → screen pe unknown contact name visible: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“S.K.”</w:t>
      </w:r>
    </w:p>
    <w:p w:rsidR="00000000" w:rsidDel="00000000" w:rsidP="00000000" w:rsidRDefault="00000000" w:rsidRPr="00000000" w14:paraId="00000B4B">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C">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11emqhk0pnbu" w:id="205"/>
      <w:bookmarkEnd w:id="205"/>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5 – CLIFFHANGER]</w:t>
      </w:r>
    </w:p>
    <w:p w:rsidR="00000000" w:rsidDel="00000000" w:rsidP="00000000" w:rsidRDefault="00000000" w:rsidRPr="00000000" w14:paraId="00000B4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ek aur sentence bolta hai (deadly calm):</w:t>
      </w:r>
    </w:p>
    <w:p w:rsidR="00000000" w:rsidDel="00000000" w:rsidP="00000000" w:rsidRDefault="00000000" w:rsidRPr="00000000" w14:paraId="00000B4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 (whisper):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“Ab joh karna hai… usme koi reham nahi hoga.”</w:t>
      </w:r>
    </w:p>
    <w:p w:rsidR="00000000" w:rsidDel="00000000" w:rsidP="00000000" w:rsidRDefault="00000000" w:rsidRPr="00000000" w14:paraId="00000B4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Suddenly screen black-out hoti hai.</w:t>
      </w:r>
    </w:p>
    <w:p w:rsidR="00000000" w:rsidDel="00000000" w:rsidP="00000000" w:rsidRDefault="00000000" w:rsidRPr="00000000" w14:paraId="00000B50">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Thunder blast + metallic clink (jaise koi lock open hua ho).</w:t>
      </w:r>
    </w:p>
    <w:p w:rsidR="00000000" w:rsidDel="00000000" w:rsidP="00000000" w:rsidRDefault="00000000" w:rsidRPr="00000000" w14:paraId="00000B51">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2">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5wg5anf14l75" w:id="206"/>
      <w:bookmarkEnd w:id="206"/>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[TEXT ON SCREEN]</w:t>
      </w:r>
    </w:p>
    <w:p w:rsidR="00000000" w:rsidDel="00000000" w:rsidP="00000000" w:rsidRDefault="00000000" w:rsidRPr="00000000" w14:paraId="00000B5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“Rhea ka natak ab Kabir ke samne khul gaya hai… aur uska next move ek aise tufaan ki shuruaat karega jisme sirf barbaadi hogi.”</w:t>
      </w:r>
    </w:p>
    <w:p w:rsidR="00000000" w:rsidDel="00000000" w:rsidP="00000000" w:rsidRDefault="00000000" w:rsidRPr="00000000" w14:paraId="00000B54">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r>
    </w:p>
    <w:p w:rsidR="00000000" w:rsidDel="00000000" w:rsidP="00000000" w:rsidRDefault="00000000" w:rsidRPr="00000000" w14:paraId="00000B5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56">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5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5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5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5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5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5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5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5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5F">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60">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61">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62">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6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6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65">
      <w:pPr>
        <w:pStyle w:val="Heading1"/>
        <w:keepNext w:val="0"/>
        <w:keepLines w:val="0"/>
        <w:spacing w:before="480" w:lineRule="auto"/>
        <w:jc w:val="center"/>
        <w:rPr>
          <w:rFonts w:ascii="Roboto" w:cs="Roboto" w:eastAsia="Roboto" w:hAnsi="Roboto"/>
          <w:b w:val="1"/>
          <w:sz w:val="28"/>
          <w:szCs w:val="28"/>
          <w:rPrChange w:author="Rahul Sharma" w:id="0" w:date="2025-08-20T10:04:18Z">
            <w:rPr>
              <w:rFonts w:ascii="Courier New" w:cs="Courier New" w:eastAsia="Courier New" w:hAnsi="Courier New"/>
              <w:b w:val="1"/>
              <w:sz w:val="46"/>
              <w:szCs w:val="46"/>
            </w:rPr>
          </w:rPrChange>
        </w:rPr>
      </w:pPr>
      <w:bookmarkStart w:colFirst="0" w:colLast="0" w:name="_wogtzz9wzkqg" w:id="207"/>
      <w:bookmarkEnd w:id="207"/>
      <w:r w:rsidDel="00000000" w:rsidR="00000000" w:rsidRPr="00000000">
        <w:rPr>
          <w:rFonts w:ascii="Roboto" w:cs="Roboto" w:eastAsia="Roboto" w:hAnsi="Roboto"/>
          <w:b w:val="1"/>
          <w:sz w:val="28"/>
          <w:szCs w:val="28"/>
          <w:rtl w:val="0"/>
          <w:rPrChange w:author="Rahul Sharma" w:id="0" w:date="2025-08-20T10:04:18Z">
            <w:rPr>
              <w:rFonts w:ascii="Courier New" w:cs="Courier New" w:eastAsia="Courier New" w:hAnsi="Courier New"/>
              <w:b w:val="1"/>
              <w:sz w:val="46"/>
              <w:szCs w:val="46"/>
            </w:rPr>
          </w:rPrChange>
        </w:rPr>
        <w:t xml:space="preserve">EPISODE 78</w:t>
      </w:r>
    </w:p>
    <w:p w:rsidR="00000000" w:rsidDel="00000000" w:rsidP="00000000" w:rsidRDefault="00000000" w:rsidRPr="00000000" w14:paraId="00000B66">
      <w:pPr>
        <w:spacing w:after="240" w:before="240" w:lineRule="auto"/>
        <w:ind w:left="360" w:firstLine="0"/>
        <w:jc w:val="center"/>
        <w:rPr>
          <w:rFonts w:ascii="Roboto" w:cs="Roboto" w:eastAsia="Roboto" w:hAnsi="Roboto"/>
          <w:i w:val="1"/>
          <w:sz w:val="28"/>
          <w:szCs w:val="28"/>
          <w:rPrChange w:author="Rahul Sharma" w:id="0" w:date="2025-08-20T10:04:18Z">
            <w:rPr>
              <w:rFonts w:ascii="Courier New" w:cs="Courier New" w:eastAsia="Courier New" w:hAnsi="Courier New"/>
              <w:i w:val="1"/>
            </w:rPr>
          </w:rPrChange>
        </w:rPr>
      </w:pPr>
      <w:r w:rsidDel="00000000" w:rsidR="00000000" w:rsidRPr="00000000">
        <w:rPr>
          <w:rFonts w:ascii="Roboto" w:cs="Roboto" w:eastAsia="Roboto" w:hAnsi="Roboto"/>
          <w:i w:val="1"/>
          <w:sz w:val="28"/>
          <w:szCs w:val="28"/>
          <w:rtl w:val="0"/>
          <w:rPrChange w:author="Rahul Sharma" w:id="0" w:date="2025-08-20T10:04:18Z">
            <w:rPr>
              <w:rFonts w:ascii="Courier New" w:cs="Courier New" w:eastAsia="Courier New" w:hAnsi="Courier New"/>
              <w:i w:val="1"/>
            </w:rPr>
          </w:rPrChange>
        </w:rPr>
        <w:t xml:space="preserve">(Series Finale)</w:t>
      </w:r>
    </w:p>
    <w:p w:rsidR="00000000" w:rsidDel="00000000" w:rsidP="00000000" w:rsidRDefault="00000000" w:rsidRPr="00000000" w14:paraId="00000B67">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[Recap – 8 sec]</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Flash cuts:</w:t>
      </w:r>
    </w:p>
    <w:p w:rsidR="00000000" w:rsidDel="00000000" w:rsidP="00000000" w:rsidRDefault="00000000" w:rsidRPr="00000000" w14:paraId="00000B6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 ka bloodshot face storm me.</w:t>
      </w:r>
    </w:p>
    <w:p w:rsidR="00000000" w:rsidDel="00000000" w:rsidP="00000000" w:rsidRDefault="00000000" w:rsidRPr="00000000" w14:paraId="00000B6A">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Phone screen: “S.K.”</w:t>
      </w:r>
    </w:p>
    <w:p w:rsidR="00000000" w:rsidDel="00000000" w:rsidP="00000000" w:rsidRDefault="00000000" w:rsidRPr="00000000" w14:paraId="00000B6B">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Kabir’s whisper: “Ab joh karna hai… usme koi reham nahi hoga.”</w:t>
        <w:br w:type="textWrapping"/>
        <w:t xml:space="preserve">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Thunder roar + metallic clink.</w:t>
      </w:r>
    </w:p>
    <w:p w:rsidR="00000000" w:rsidDel="00000000" w:rsidP="00000000" w:rsidRDefault="00000000" w:rsidRPr="00000000" w14:paraId="00000B6C">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D">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iqhil5c6niea" w:id="208"/>
      <w:bookmarkEnd w:id="208"/>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1 – EXT. ROAD – NIGHT]</w:t>
      </w:r>
    </w:p>
    <w:p w:rsidR="00000000" w:rsidDel="00000000" w:rsidP="00000000" w:rsidRDefault="00000000" w:rsidRPr="00000000" w14:paraId="00000B6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Rain aur bhi tez ho chuki hai. Kabir still phone pe hai.</w:t>
        <w:br w:type="textWrapping"/>
        <w:t xml:space="preserve"> Uski voice ab calm hai, par andar se ek cold evil nikal rahi hai.</w:t>
      </w:r>
    </w:p>
    <w:p w:rsidR="00000000" w:rsidDel="00000000" w:rsidP="00000000" w:rsidRDefault="00000000" w:rsidRPr="00000000" w14:paraId="00000B6F">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 (low, steady tone):</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“Ab main koi galti nahi karunga.”</w:t>
        <w:br w:type="textWrapping"/>
        <w:t xml:space="preserve"> (pause, eyes glare)</w:t>
        <w:br w:type="textWrapping"/>
        <w:t xml:space="preserve"> “Is baar… main ek andhi ladki le kar aunga.”</w:t>
      </w:r>
    </w:p>
    <w:p w:rsidR="00000000" w:rsidDel="00000000" w:rsidP="00000000" w:rsidRDefault="00000000" w:rsidRPr="00000000" w14:paraId="00000B70">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1">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kb6m28qbin0u" w:id="209"/>
      <w:bookmarkEnd w:id="209"/>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2 – THE DARK PROMISE]</w:t>
      </w:r>
    </w:p>
    <w:p w:rsidR="00000000" w:rsidDel="00000000" w:rsidP="00000000" w:rsidRDefault="00000000" w:rsidRPr="00000000" w14:paraId="00000B7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Extreme close-up → Kabir ke lips ka tight curl.</w:t>
        <w:br w:type="textWrapping"/>
        <w:t xml:space="preserve"> Uska reflection puddle me dikh raha hai, distorted lightning ke flashes ke saath.</w:t>
      </w:r>
    </w:p>
    <w:p w:rsidR="00000000" w:rsidDel="00000000" w:rsidP="00000000" w:rsidRDefault="00000000" w:rsidRPr="00000000" w14:paraId="00000B73">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 (gritted teeth, whisper):</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“Chahe mujhe khud kisi ko… andha hi kyun na karna pade.”</w:t>
      </w:r>
    </w:p>
    <w:p w:rsidR="00000000" w:rsidDel="00000000" w:rsidP="00000000" w:rsidRDefault="00000000" w:rsidRPr="00000000" w14:paraId="00000B74">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Sudden shriek-like violin + loud thunder crack.</w:t>
      </w:r>
    </w:p>
    <w:p w:rsidR="00000000" w:rsidDel="00000000" w:rsidP="00000000" w:rsidRDefault="00000000" w:rsidRPr="00000000" w14:paraId="00000B75">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6">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1zvvpvne8zn4" w:id="210"/>
      <w:bookmarkEnd w:id="210"/>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3 – THE EVIL SMILE]</w:t>
      </w:r>
    </w:p>
    <w:p w:rsidR="00000000" w:rsidDel="00000000" w:rsidP="00000000" w:rsidRDefault="00000000" w:rsidRPr="00000000" w14:paraId="00000B77">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Camera: Dheere-dheere zoom Kabir ke face pe.</w:t>
        <w:br w:type="textWrapping"/>
        <w:t xml:space="preserve"> Rain ke droplets uske cheek pe girte hain, lekin uski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smile dheere-dheere evil curve</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me badal jaati hai.</w:t>
      </w:r>
    </w:p>
    <w:p w:rsidR="00000000" w:rsidDel="00000000" w:rsidP="00000000" w:rsidRDefault="00000000" w:rsidRPr="00000000" w14:paraId="00000B78">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Lightning flash uske smile ko ek devilish highlight deta hai.</w:t>
      </w:r>
    </w:p>
    <w:p w:rsidR="00000000" w:rsidDel="00000000" w:rsidP="00000000" w:rsidRDefault="00000000" w:rsidRPr="00000000" w14:paraId="00000B79">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Kabir (almost laughing under breath):</w:t>
        <w:br w:type="textWrapping"/>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“Ab shikar shuru hoga…”</w:t>
      </w:r>
    </w:p>
    <w:p w:rsidR="00000000" w:rsidDel="00000000" w:rsidP="00000000" w:rsidRDefault="00000000" w:rsidRPr="00000000" w14:paraId="00000B7A">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B">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9548t1oxugbt" w:id="211"/>
      <w:bookmarkEnd w:id="211"/>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[Scene 4 – FINALE CLIFF]</w:t>
      </w:r>
    </w:p>
    <w:p w:rsidR="00000000" w:rsidDel="00000000" w:rsidP="00000000" w:rsidRDefault="00000000" w:rsidRPr="00000000" w14:paraId="00000B7C">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Wide shot → Kabir storm ke beech akela khada hai.</w:t>
        <w:br w:type="textWrapping"/>
        <w:t xml:space="preserve"> Background me ek </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distant feminine scream</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echo hota hai (unclear kaun hai, real ya imagination).</w:t>
      </w:r>
    </w:p>
    <w:p w:rsidR="00000000" w:rsidDel="00000000" w:rsidP="00000000" w:rsidRDefault="00000000" w:rsidRPr="00000000" w14:paraId="00000B7D">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Nova Mono" w:cs="Nova Mono" w:eastAsia="Nova Mono" w:hAnsi="Nova Mono"/>
          <w:sz w:val="28"/>
          <w:szCs w:val="28"/>
          <w:rtl w:val="0"/>
          <w:rPrChange w:author="Rahul Sharma" w:id="0" w:date="2025-08-20T10:04:18Z">
            <w:rPr>
              <w:rFonts w:ascii="Fira Mono" w:cs="Fira Mono" w:eastAsia="Fira Mono" w:hAnsi="Fira Mono"/>
              <w:sz w:val="28"/>
              <w:szCs w:val="28"/>
            </w:rPr>
          </w:rPrChange>
        </w:rPr>
        <w:t xml:space="preserve">Camera: Kabir slowly tilt karta hai apna head → eyes glowing rage ke saath.</w:t>
      </w:r>
    </w:p>
    <w:p w:rsidR="00000000" w:rsidDel="00000000" w:rsidP="00000000" w:rsidRDefault="00000000" w:rsidRPr="00000000" w14:paraId="00000B7E">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b w:val="1"/>
            </w:rPr>
          </w:rPrChange>
        </w:rPr>
        <w:t xml:space="preserve">SFX:</w:t>
      </w: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Slow metallic chain breaking sound + heartbeat sync.</w:t>
      </w:r>
    </w:p>
    <w:p w:rsidR="00000000" w:rsidDel="00000000" w:rsidP="00000000" w:rsidRDefault="00000000" w:rsidRPr="00000000" w14:paraId="00000B7F">
      <w:pPr>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0">
      <w:pPr>
        <w:pStyle w:val="Heading3"/>
        <w:keepNext w:val="0"/>
        <w:keepLines w:val="0"/>
        <w:spacing w:before="280" w:lineRule="auto"/>
        <w:jc w:val="center"/>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yexdo85lw3df" w:id="212"/>
      <w:bookmarkEnd w:id="212"/>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[TEXT ON SCREEN]</w:t>
      </w:r>
    </w:p>
    <w:p w:rsidR="00000000" w:rsidDel="00000000" w:rsidP="00000000" w:rsidRDefault="00000000" w:rsidRPr="00000000" w14:paraId="00000B81">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“Game khatam nahi hua…</w:t>
        <w:br w:type="textWrapping"/>
        <w:t xml:space="preserve"> Ye toh shuruat thi.</w:t>
        <w:br w:type="textWrapping"/>
        <w:t xml:space="preserve"> Kabir ab insaan nahi, ek shikari ban chuka hai.”</w:t>
      </w:r>
    </w:p>
    <w:p w:rsidR="00000000" w:rsidDel="00000000" w:rsidP="00000000" w:rsidRDefault="00000000" w:rsidRPr="00000000" w14:paraId="00000B82">
      <w:pPr>
        <w:spacing w:after="240" w:before="240" w:lineRule="auto"/>
        <w:ind w:left="360" w:firstLine="0"/>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CUT TO BLACK.</w:t>
        <w:br w:type="textWrapping"/>
        <w:t xml:space="preserve"> 🔥 END OF SEASON 🔥</w:t>
      </w:r>
    </w:p>
    <w:p w:rsidR="00000000" w:rsidDel="00000000" w:rsidP="00000000" w:rsidRDefault="00000000" w:rsidRPr="00000000" w14:paraId="00000B83">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84">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85">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86">
      <w:pPr>
        <w:spacing w:after="240" w:before="240" w:lineRule="auto"/>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87">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B88">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B89">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B8A">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8B">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8C">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B8D">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rPr>
          </w:rPrChange>
        </w:rPr>
        <w:t xml:space="preserve"> </w:t>
      </w:r>
    </w:p>
    <w:p w:rsidR="00000000" w:rsidDel="00000000" w:rsidP="00000000" w:rsidRDefault="00000000" w:rsidRPr="00000000" w14:paraId="00000B8E">
      <w:pPr>
        <w:spacing w:after="240" w:before="240" w:lineRule="auto"/>
        <w:jc w:val="center"/>
        <w:rPr>
          <w:rFonts w:ascii="Roboto" w:cs="Roboto" w:eastAsia="Roboto" w:hAnsi="Roboto"/>
          <w:sz w:val="28"/>
          <w:szCs w:val="28"/>
          <w:rPrChange w:author="Rahul Sharma" w:id="0" w:date="2025-08-20T10:04:18Z">
            <w:rPr>
              <w:rFonts w:ascii="Courier New" w:cs="Courier New" w:eastAsia="Courier New" w:hAnsi="Courier New"/>
              <w:sz w:val="28"/>
              <w:szCs w:val="28"/>
            </w:rPr>
          </w:rPrChange>
        </w:rPr>
      </w:pPr>
      <w:r w:rsidDel="00000000" w:rsidR="00000000" w:rsidRPr="00000000">
        <w:rPr>
          <w:rFonts w:ascii="Roboto" w:cs="Roboto" w:eastAsia="Roboto" w:hAnsi="Roboto"/>
          <w:sz w:val="28"/>
          <w:szCs w:val="28"/>
          <w:rtl w:val="0"/>
          <w:rPrChange w:author="Rahul Sharma" w:id="0" w:date="2025-08-20T10:04:18Z">
            <w:rPr>
              <w:rFonts w:ascii="Courier New" w:cs="Courier New" w:eastAsia="Courier New" w:hAnsi="Courier New"/>
              <w:sz w:val="28"/>
              <w:szCs w:val="28"/>
            </w:rPr>
          </w:rPrChange>
        </w:rPr>
        <w:t xml:space="preserve"> </w:t>
      </w:r>
    </w:p>
    <w:p w:rsidR="00000000" w:rsidDel="00000000" w:rsidP="00000000" w:rsidRDefault="00000000" w:rsidRPr="00000000" w14:paraId="00000B8F">
      <w:pPr>
        <w:pStyle w:val="Heading3"/>
        <w:keepNext w:val="0"/>
        <w:keepLines w:val="0"/>
        <w:spacing w:before="280" w:lineRule="auto"/>
        <w:rPr>
          <w:rFonts w:ascii="Roboto" w:cs="Roboto" w:eastAsia="Roboto" w:hAnsi="Roboto"/>
          <w:color w:val="000000"/>
          <w:rPrChange w:author="Rahul Sharma" w:id="0" w:date="2025-08-20T10:04:18Z">
            <w:rPr>
              <w:rFonts w:ascii="Courier New" w:cs="Courier New" w:eastAsia="Courier New" w:hAnsi="Courier New"/>
              <w:b w:val="1"/>
              <w:color w:val="000000"/>
              <w:sz w:val="26"/>
              <w:szCs w:val="26"/>
            </w:rPr>
          </w:rPrChange>
        </w:rPr>
      </w:pPr>
      <w:bookmarkStart w:colFirst="0" w:colLast="0" w:name="_admew8ikgb62" w:id="213"/>
      <w:bookmarkEnd w:id="213"/>
      <w:r w:rsidDel="00000000" w:rsidR="00000000" w:rsidRPr="00000000">
        <w:rPr>
          <w:rFonts w:ascii="Roboto" w:cs="Roboto" w:eastAsia="Roboto" w:hAnsi="Roboto"/>
          <w:color w:val="000000"/>
          <w:rtl w:val="0"/>
          <w:rPrChange w:author="Rahul Sharma" w:id="0" w:date="2025-08-20T10:04:18Z">
            <w:rPr>
              <w:rFonts w:ascii="Courier New" w:cs="Courier New" w:eastAsia="Courier New" w:hAnsi="Courier New"/>
              <w:b w:val="1"/>
              <w:color w:val="000000"/>
              <w:sz w:val="26"/>
              <w:szCs w:val="26"/>
            </w:rPr>
          </w:rPrChange>
        </w:rPr>
        <w:t xml:space="preserve"> </w:t>
      </w:r>
    </w:p>
    <w:p w:rsidR="00000000" w:rsidDel="00000000" w:rsidP="00000000" w:rsidRDefault="00000000" w:rsidRPr="00000000" w14:paraId="00000B90">
      <w:pPr>
        <w:rPr>
          <w:rFonts w:ascii="Roboto" w:cs="Roboto" w:eastAsia="Roboto" w:hAnsi="Roboto"/>
          <w:sz w:val="28"/>
          <w:szCs w:val="28"/>
          <w:rPrChange w:author="Rahul Sharma" w:id="0" w:date="2025-08-20T10:04:18Z">
            <w:rPr>
              <w:rFonts w:ascii="Courier New" w:cs="Courier New" w:eastAsia="Courier New" w:hAnsi="Courier New"/>
            </w:rPr>
          </w:rPrChang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oo"/>
  <w:font w:name="Fira Mono">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